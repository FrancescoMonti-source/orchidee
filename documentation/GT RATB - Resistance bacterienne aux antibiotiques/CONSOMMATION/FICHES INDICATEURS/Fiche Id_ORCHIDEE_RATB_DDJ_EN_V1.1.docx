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auGrille2-Accentuation5"/>
        <w:tblpPr w:leftFromText="141" w:rightFromText="141" w:vertAnchor="text" w:tblpXSpec="center" w:tblpY="1"/>
        <w:tblW w:w="11166"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none" w:sz="0" w:space="0" w:color="auto"/>
          <w:insideV w:val="none" w:sz="0" w:space="0" w:color="auto"/>
        </w:tblBorders>
        <w:shd w:val="clear" w:color="auto" w:fill="DEEAF6" w:themeFill="accent5" w:themeFillTint="33"/>
        <w:tblLayout w:type="fixed"/>
        <w:tblLook w:val="01E0" w:firstRow="1" w:lastRow="1" w:firstColumn="1" w:lastColumn="1" w:noHBand="0" w:noVBand="0"/>
      </w:tblPr>
      <w:tblGrid>
        <w:gridCol w:w="11166"/>
      </w:tblGrid>
      <w:tr w:rsidR="005D0FC0" w:rsidRPr="00A10718" w14:paraId="6D2599E5" w14:textId="77777777" w:rsidTr="006C63F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166" w:type="dxa"/>
            <w:tcBorders>
              <w:top w:val="none" w:sz="0" w:space="0" w:color="auto"/>
              <w:bottom w:val="none" w:sz="0" w:space="0" w:color="auto"/>
            </w:tcBorders>
            <w:shd w:val="clear" w:color="auto" w:fill="002060"/>
            <w:vAlign w:val="center"/>
          </w:tcPr>
          <w:p w14:paraId="142867DF" w14:textId="1A8C2ED4" w:rsidR="005D0FC0" w:rsidRPr="00F54FD5" w:rsidRDefault="00EB0E4A" w:rsidP="00500509">
            <w:pPr>
              <w:kinsoku w:val="0"/>
              <w:overflowPunct w:val="0"/>
              <w:contextualSpacing/>
              <w:jc w:val="center"/>
              <w:textAlignment w:val="baseline"/>
              <w:rPr>
                <w:rFonts w:ascii="Arial" w:eastAsia="Times New Roman" w:hAnsi="Arial" w:cs="Arial"/>
                <w:sz w:val="28"/>
                <w:szCs w:val="24"/>
              </w:rPr>
            </w:pPr>
            <w:bookmarkStart w:id="0" w:name="_Hlk152157591"/>
            <w:r w:rsidRPr="00F54FD5">
              <w:rPr>
                <w:rFonts w:ascii="Arial" w:eastAsia="Times New Roman" w:hAnsi="Arial" w:cs="Arial"/>
                <w:sz w:val="28"/>
                <w:szCs w:val="24"/>
              </w:rPr>
              <w:t xml:space="preserve">&lt; </w:t>
            </w:r>
            <w:r w:rsidR="00500509">
              <w:rPr>
                <w:rFonts w:ascii="Arial" w:eastAsia="Times New Roman" w:hAnsi="Arial" w:cs="Arial"/>
                <w:sz w:val="28"/>
                <w:szCs w:val="24"/>
              </w:rPr>
              <w:t>RATB</w:t>
            </w:r>
            <w:r w:rsidRPr="00F54FD5">
              <w:rPr>
                <w:rFonts w:ascii="Arial" w:eastAsia="Times New Roman" w:hAnsi="Arial" w:cs="Arial"/>
                <w:sz w:val="28"/>
                <w:szCs w:val="24"/>
              </w:rPr>
              <w:t xml:space="preserve"> &gt;</w:t>
            </w:r>
          </w:p>
        </w:tc>
      </w:tr>
    </w:tbl>
    <w:p w14:paraId="04B00A99" w14:textId="77777777" w:rsidR="00EB0E4A" w:rsidRDefault="00EB0E4A">
      <w:bookmarkStart w:id="1" w:name="_GoBack"/>
      <w:bookmarkEnd w:id="1"/>
    </w:p>
    <w:tbl>
      <w:tblPr>
        <w:tblStyle w:val="Grilledutableau"/>
        <w:tblpPr w:leftFromText="141" w:rightFromText="141" w:vertAnchor="text" w:tblpXSpec="center" w:tblpY="1"/>
        <w:tblW w:w="11159"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tblLayout w:type="fixed"/>
        <w:tblLook w:val="01E0" w:firstRow="1" w:lastRow="1" w:firstColumn="1" w:lastColumn="1" w:noHBand="0" w:noVBand="0"/>
      </w:tblPr>
      <w:tblGrid>
        <w:gridCol w:w="3261"/>
        <w:gridCol w:w="7898"/>
      </w:tblGrid>
      <w:tr w:rsidR="00026742" w:rsidRPr="00EB0E4A" w14:paraId="41B2C590" w14:textId="77777777" w:rsidTr="00F54FD5">
        <w:trPr>
          <w:trHeight w:val="567"/>
        </w:trPr>
        <w:tc>
          <w:tcPr>
            <w:tcW w:w="11159" w:type="dxa"/>
            <w:gridSpan w:val="2"/>
            <w:shd w:val="clear" w:color="auto" w:fill="2E74B5" w:themeFill="accent5" w:themeFillShade="BF"/>
            <w:vAlign w:val="center"/>
          </w:tcPr>
          <w:p w14:paraId="0695F3B3" w14:textId="4FEBE00D" w:rsidR="00991554" w:rsidRPr="00F54FD5" w:rsidRDefault="006C63F5" w:rsidP="00D65D2B">
            <w:pPr>
              <w:tabs>
                <w:tab w:val="left" w:pos="6094"/>
              </w:tabs>
              <w:spacing w:line="276" w:lineRule="auto"/>
              <w:ind w:left="100"/>
              <w:jc w:val="center"/>
              <w:rPr>
                <w:rFonts w:ascii="Arial" w:eastAsia="Microsoft Sans Serif" w:hAnsi="Arial" w:cs="Arial"/>
                <w:b/>
                <w:color w:val="FFFFFF" w:themeColor="background1"/>
                <w:sz w:val="28"/>
                <w:szCs w:val="24"/>
              </w:rPr>
            </w:pPr>
            <w:r w:rsidRPr="00F54FD5">
              <w:rPr>
                <w:rFonts w:ascii="Arial" w:eastAsia="Microsoft Sans Serif" w:hAnsi="Arial" w:cs="Arial"/>
                <w:b/>
                <w:color w:val="FFFFFF" w:themeColor="background1"/>
                <w:sz w:val="28"/>
                <w:szCs w:val="24"/>
              </w:rPr>
              <w:t xml:space="preserve">Epidemiological </w:t>
            </w:r>
            <w:r w:rsidR="0046049E" w:rsidRPr="00F54FD5">
              <w:rPr>
                <w:rFonts w:ascii="Arial" w:eastAsia="Microsoft Sans Serif" w:hAnsi="Arial" w:cs="Arial"/>
                <w:b/>
                <w:color w:val="FFFFFF" w:themeColor="background1"/>
                <w:sz w:val="28"/>
                <w:szCs w:val="24"/>
              </w:rPr>
              <w:t>definition</w:t>
            </w:r>
          </w:p>
        </w:tc>
      </w:tr>
      <w:tr w:rsidR="00026742" w:rsidRPr="003B1104" w14:paraId="021A4788" w14:textId="77777777" w:rsidTr="00161128">
        <w:trPr>
          <w:trHeight w:val="567"/>
        </w:trPr>
        <w:tc>
          <w:tcPr>
            <w:tcW w:w="3261" w:type="dxa"/>
          </w:tcPr>
          <w:p w14:paraId="217C742B" w14:textId="48F99FE7" w:rsidR="00026742" w:rsidRPr="00EB0E4A" w:rsidRDefault="006C63F5" w:rsidP="00161128">
            <w:pPr>
              <w:spacing w:line="276" w:lineRule="auto"/>
              <w:ind w:left="107"/>
              <w:rPr>
                <w:rFonts w:ascii="Arial" w:eastAsia="Microsoft Sans Serif" w:hAnsi="Arial" w:cs="Arial"/>
                <w:b/>
                <w:sz w:val="24"/>
                <w:szCs w:val="24"/>
              </w:rPr>
            </w:pPr>
            <w:r>
              <w:rPr>
                <w:rFonts w:ascii="Arial" w:eastAsia="Microsoft Sans Serif" w:hAnsi="Arial" w:cs="Arial"/>
                <w:b/>
                <w:sz w:val="24"/>
                <w:szCs w:val="24"/>
              </w:rPr>
              <w:t>Indicator name</w:t>
            </w:r>
          </w:p>
        </w:tc>
        <w:tc>
          <w:tcPr>
            <w:tcW w:w="7898" w:type="dxa"/>
          </w:tcPr>
          <w:p w14:paraId="3E815157" w14:textId="53BEE25D" w:rsidR="003B1104" w:rsidRPr="005E0511" w:rsidRDefault="004D6C9F" w:rsidP="006765DB">
            <w:pPr>
              <w:spacing w:line="276" w:lineRule="auto"/>
              <w:ind w:right="102"/>
              <w:jc w:val="both"/>
              <w:rPr>
                <w:rFonts w:eastAsia="Microsoft Sans Serif" w:cstheme="minorHAnsi"/>
                <w:color w:val="7F7F7F" w:themeColor="text1" w:themeTint="80"/>
                <w:sz w:val="20"/>
                <w:szCs w:val="20"/>
                <w:lang w:val="en-GB"/>
              </w:rPr>
            </w:pPr>
            <w:del w:id="2" w:author="DALIGAULT, Melanie" w:date="2026-02-27T15:00:00Z">
              <w:r w:rsidRPr="004D6C9F" w:rsidDel="003B1104">
                <w:rPr>
                  <w:rFonts w:eastAsia="Microsoft Sans Serif" w:cstheme="minorHAnsi"/>
                  <w:sz w:val="20"/>
                  <w:szCs w:val="20"/>
                  <w:lang w:val="en-GB"/>
                </w:rPr>
                <w:delText>Antibiotic consumption</w:delText>
              </w:r>
            </w:del>
            <w:ins w:id="3" w:author="DALIGAULT, Melanie" w:date="2026-02-27T15:00:00Z">
              <w:r w:rsidR="003B1104">
                <w:rPr>
                  <w:rFonts w:eastAsia="Microsoft Sans Serif" w:cstheme="minorHAnsi"/>
                  <w:sz w:val="20"/>
                  <w:szCs w:val="20"/>
                  <w:lang w:val="en-GB"/>
                </w:rPr>
                <w:t xml:space="preserve"> </w:t>
              </w:r>
            </w:ins>
            <w:ins w:id="4" w:author="DALIGAULT, Melanie" w:date="2026-02-27T15:01:00Z">
              <w:r w:rsidR="003B1104">
                <w:rPr>
                  <w:rFonts w:eastAsia="Microsoft Sans Serif" w:cstheme="minorHAnsi"/>
                  <w:sz w:val="20"/>
                  <w:szCs w:val="20"/>
                  <w:lang w:val="en-GB"/>
                </w:rPr>
                <w:t>Hospital antibiotic consumption for 1000 hospitalization days</w:t>
              </w:r>
            </w:ins>
          </w:p>
        </w:tc>
      </w:tr>
      <w:tr w:rsidR="00EB0E4A" w:rsidRPr="006E0AB6" w14:paraId="7DE83E21" w14:textId="77777777" w:rsidTr="00161128">
        <w:trPr>
          <w:trHeight w:val="567"/>
        </w:trPr>
        <w:tc>
          <w:tcPr>
            <w:tcW w:w="3261" w:type="dxa"/>
          </w:tcPr>
          <w:p w14:paraId="3CB2DFA2" w14:textId="11A34F64" w:rsidR="005D0FC0" w:rsidRPr="00EB0E4A" w:rsidRDefault="002306AA" w:rsidP="002306AA">
            <w:pPr>
              <w:spacing w:line="276" w:lineRule="auto"/>
              <w:ind w:left="107"/>
              <w:rPr>
                <w:rFonts w:ascii="Arial" w:eastAsia="Microsoft Sans Serif" w:hAnsi="Arial" w:cs="Arial"/>
                <w:b/>
                <w:sz w:val="24"/>
                <w:szCs w:val="24"/>
              </w:rPr>
            </w:pPr>
            <w:r>
              <w:rPr>
                <w:rFonts w:ascii="Arial" w:eastAsia="Microsoft Sans Serif" w:hAnsi="Arial" w:cs="Arial"/>
                <w:b/>
                <w:spacing w:val="-1"/>
                <w:sz w:val="24"/>
                <w:szCs w:val="24"/>
              </w:rPr>
              <w:t>Justification</w:t>
            </w:r>
          </w:p>
        </w:tc>
        <w:tc>
          <w:tcPr>
            <w:tcW w:w="7898" w:type="dxa"/>
          </w:tcPr>
          <w:p w14:paraId="6F44818A" w14:textId="4D96A14B" w:rsidR="004D6C9F" w:rsidRPr="005C62DA" w:rsidRDefault="004D6C9F" w:rsidP="004D6C9F">
            <w:pPr>
              <w:spacing w:line="276" w:lineRule="auto"/>
              <w:ind w:right="102"/>
              <w:jc w:val="both"/>
              <w:rPr>
                <w:sz w:val="20"/>
                <w:szCs w:val="20"/>
                <w:lang w:val="en-US"/>
              </w:rPr>
            </w:pPr>
            <w:r w:rsidRPr="005C62DA">
              <w:rPr>
                <w:sz w:val="20"/>
                <w:szCs w:val="20"/>
                <w:lang w:val="en-US"/>
              </w:rPr>
              <w:t xml:space="preserve">The quantity of </w:t>
            </w:r>
            <w:r w:rsidRPr="008352E4">
              <w:rPr>
                <w:b/>
                <w:sz w:val="20"/>
                <w:szCs w:val="20"/>
                <w:lang w:val="en-US"/>
              </w:rPr>
              <w:t>common dispensing units (CDU)</w:t>
            </w:r>
            <w:r w:rsidRPr="005C62DA">
              <w:rPr>
                <w:sz w:val="20"/>
                <w:szCs w:val="20"/>
                <w:lang w:val="en-US"/>
              </w:rPr>
              <w:t xml:space="preserve"> dispensed for each presentation of an antibiotic, i.e. the number of tablets, sachets, ampoules, bottles of oral solution, etc., for each pharmaceutical form marketed, is collected from the data supplied by in-house pharmacies (PUI). These quantities are converted into the number of </w:t>
            </w:r>
            <w:r w:rsidRPr="008352E4">
              <w:rPr>
                <w:b/>
                <w:sz w:val="20"/>
                <w:szCs w:val="20"/>
                <w:lang w:val="en-US"/>
              </w:rPr>
              <w:t>defined daily doses (DDD)</w:t>
            </w:r>
            <w:r w:rsidRPr="005C62DA">
              <w:rPr>
                <w:sz w:val="20"/>
                <w:szCs w:val="20"/>
                <w:lang w:val="en-US"/>
              </w:rPr>
              <w:t xml:space="preserve"> for each antibiotic, then automatically related to the activity in order to express the consumption indicator as the number of DDD per 1000 </w:t>
            </w:r>
            <w:r w:rsidRPr="008352E4">
              <w:rPr>
                <w:b/>
                <w:sz w:val="20"/>
                <w:szCs w:val="20"/>
                <w:lang w:val="en-US"/>
              </w:rPr>
              <w:t>hospital days (HD)</w:t>
            </w:r>
            <w:r w:rsidRPr="005C62DA">
              <w:rPr>
                <w:sz w:val="20"/>
                <w:szCs w:val="20"/>
                <w:lang w:val="en-US"/>
              </w:rPr>
              <w:t>, in line with national recommendations</w:t>
            </w:r>
            <w:r w:rsidR="000F4085" w:rsidRPr="005C62DA">
              <w:rPr>
                <w:sz w:val="20"/>
                <w:szCs w:val="20"/>
                <w:lang w:val="en-US"/>
              </w:rPr>
              <w:t xml:space="preserve">. </w:t>
            </w:r>
          </w:p>
          <w:p w14:paraId="5A22FA97" w14:textId="77777777" w:rsidR="004D6C9F" w:rsidRPr="005C62DA" w:rsidRDefault="004D6C9F" w:rsidP="005D2359">
            <w:pPr>
              <w:spacing w:line="276" w:lineRule="auto"/>
              <w:jc w:val="both"/>
              <w:rPr>
                <w:sz w:val="20"/>
                <w:szCs w:val="20"/>
                <w:lang w:val="en-US"/>
              </w:rPr>
            </w:pPr>
            <w:r w:rsidRPr="005C62DA">
              <w:rPr>
                <w:sz w:val="20"/>
                <w:szCs w:val="20"/>
                <w:lang w:val="en-US"/>
              </w:rPr>
              <w:t>Thus, DDDs must be considered as units of measurement, and do not necessarily reflect prescribed or recommended daily doses (particularly when pharmacokinetic or individual characteristics such as weight, age, renal insufficiency, etc. are taken into account).</w:t>
            </w:r>
          </w:p>
          <w:p w14:paraId="5B14E47A" w14:textId="3BC63565" w:rsidR="004D6C9F" w:rsidRDefault="004D6C9F" w:rsidP="008D72B1">
            <w:pPr>
              <w:spacing w:line="276" w:lineRule="auto"/>
              <w:jc w:val="both"/>
              <w:rPr>
                <w:sz w:val="20"/>
                <w:szCs w:val="20"/>
                <w:lang w:val="en-US"/>
              </w:rPr>
            </w:pPr>
            <w:r w:rsidRPr="005C62DA">
              <w:rPr>
                <w:sz w:val="20"/>
                <w:szCs w:val="20"/>
                <w:lang w:val="en-US"/>
              </w:rPr>
              <w:t>Despite the criticisms linked to the absence of a faithful representation of the number of patients or treatments, consumption data presented in number of DDDs can give a general estimate of consumption. This measure makes it possible to track changes over time for a given facility, and more importantly, also enables comparisons between facilities, provided that activity data and any changes in DDDs are taken into account. In the absence of any other simple method that could be used in a number of countries, including for estimating consumption in towns, the use of DDDs was adopted at European level as part of the ESAC [European Surveillance of Antimicrobial Consumption] project. In France, this method of expression is recommended as part of the national plan to preserve the effectiveness of antibiotics.</w:t>
            </w:r>
          </w:p>
          <w:p w14:paraId="3DFB44B9" w14:textId="5DB1432C" w:rsidR="005C62DA" w:rsidRDefault="005C62DA" w:rsidP="008D72B1">
            <w:pPr>
              <w:spacing w:line="276" w:lineRule="auto"/>
              <w:jc w:val="both"/>
              <w:rPr>
                <w:sz w:val="20"/>
                <w:szCs w:val="20"/>
                <w:lang w:val="en-US"/>
              </w:rPr>
            </w:pPr>
          </w:p>
          <w:p w14:paraId="0F2B1728" w14:textId="2EF6E124" w:rsidR="00117154" w:rsidRPr="00117154" w:rsidRDefault="003406F1" w:rsidP="00117154">
            <w:pPr>
              <w:spacing w:line="276" w:lineRule="auto"/>
              <w:jc w:val="both"/>
              <w:rPr>
                <w:sz w:val="20"/>
                <w:szCs w:val="20"/>
                <w:lang w:val="en-US"/>
              </w:rPr>
            </w:pPr>
            <w:r>
              <w:rPr>
                <w:sz w:val="20"/>
                <w:szCs w:val="20"/>
                <w:lang w:val="en-US"/>
              </w:rPr>
              <w:t>I</w:t>
            </w:r>
            <w:r w:rsidR="00117154" w:rsidRPr="00117154">
              <w:rPr>
                <w:sz w:val="20"/>
                <w:szCs w:val="20"/>
                <w:lang w:val="en-US"/>
              </w:rPr>
              <w:t>n healthcare establishments (SPARES national mission: monitoring antibiotic consumption and bacterial resistance in healthcare establishments)</w:t>
            </w:r>
          </w:p>
          <w:p w14:paraId="746AE212" w14:textId="03241D45" w:rsidR="005C62DA" w:rsidRPr="003406F1" w:rsidRDefault="00117154" w:rsidP="003406F1">
            <w:pPr>
              <w:pStyle w:val="Paragraphedeliste"/>
              <w:numPr>
                <w:ilvl w:val="0"/>
                <w:numId w:val="4"/>
              </w:numPr>
              <w:spacing w:line="276" w:lineRule="auto"/>
              <w:jc w:val="both"/>
              <w:rPr>
                <w:sz w:val="20"/>
                <w:szCs w:val="20"/>
                <w:lang w:val="en-US"/>
              </w:rPr>
            </w:pPr>
            <w:r w:rsidRPr="003406F1">
              <w:rPr>
                <w:sz w:val="20"/>
                <w:szCs w:val="20"/>
                <w:lang w:val="en-US"/>
              </w:rPr>
              <w:t>In 2023, collection of aggregated data following the submission of an Excel file filled in by volunteer establishments (746 healthcare establishments - 38% of hospitalization days at national level in 2023) - consores2 tool under construction.</w:t>
            </w:r>
          </w:p>
          <w:p w14:paraId="1AF212B5" w14:textId="255C2A19" w:rsidR="00C5134F" w:rsidRPr="003406F1" w:rsidRDefault="003406F1" w:rsidP="003406F1">
            <w:pPr>
              <w:pStyle w:val="Paragraphedeliste"/>
              <w:numPr>
                <w:ilvl w:val="0"/>
                <w:numId w:val="4"/>
              </w:numPr>
              <w:spacing w:line="276" w:lineRule="auto"/>
              <w:ind w:right="102"/>
              <w:jc w:val="both"/>
              <w:rPr>
                <w:rFonts w:eastAsia="Microsoft Sans Serif" w:cstheme="minorHAnsi"/>
                <w:sz w:val="20"/>
                <w:szCs w:val="20"/>
                <w:lang w:val="en-GB"/>
              </w:rPr>
            </w:pPr>
            <w:r w:rsidRPr="003406F1">
              <w:rPr>
                <w:rFonts w:eastAsia="Microsoft Sans Serif" w:cstheme="minorHAnsi"/>
                <w:sz w:val="20"/>
                <w:szCs w:val="20"/>
                <w:lang w:val="en-GB"/>
              </w:rPr>
              <w:t>DDD/1000HD</w:t>
            </w:r>
          </w:p>
          <w:p w14:paraId="13ABCF67" w14:textId="77777777" w:rsidR="003406F1" w:rsidRDefault="003406F1" w:rsidP="0046049E">
            <w:pPr>
              <w:spacing w:line="276" w:lineRule="auto"/>
              <w:ind w:right="102"/>
              <w:jc w:val="both"/>
              <w:rPr>
                <w:rFonts w:ascii="Arial" w:eastAsia="Microsoft Sans Serif" w:hAnsi="Arial" w:cs="Arial"/>
                <w:i/>
                <w:color w:val="7F7F7F" w:themeColor="text1" w:themeTint="80"/>
                <w:sz w:val="24"/>
                <w:szCs w:val="24"/>
                <w:lang w:val="en-GB"/>
              </w:rPr>
            </w:pPr>
          </w:p>
          <w:p w14:paraId="295EC5BD" w14:textId="7869E211" w:rsidR="005C62DA" w:rsidRPr="005C62DA" w:rsidRDefault="005C62DA" w:rsidP="005C62DA">
            <w:pPr>
              <w:spacing w:line="276" w:lineRule="auto"/>
              <w:ind w:right="102"/>
              <w:jc w:val="both"/>
              <w:rPr>
                <w:rFonts w:eastAsia="Microsoft Sans Serif" w:cstheme="minorHAnsi"/>
                <w:sz w:val="20"/>
                <w:szCs w:val="20"/>
                <w:lang w:val="en-GB"/>
              </w:rPr>
            </w:pPr>
            <w:r>
              <w:rPr>
                <w:rFonts w:eastAsia="Microsoft Sans Serif" w:cstheme="minorHAnsi"/>
                <w:sz w:val="20"/>
                <w:szCs w:val="20"/>
                <w:lang w:val="en-GB"/>
              </w:rPr>
              <w:t>N</w:t>
            </w:r>
            <w:r w:rsidRPr="0002485A">
              <w:rPr>
                <w:rFonts w:eastAsia="Microsoft Sans Serif" w:cstheme="minorHAnsi"/>
                <w:sz w:val="20"/>
                <w:szCs w:val="20"/>
                <w:lang w:val="en-GB"/>
              </w:rPr>
              <w:t>ational strategy for the prevention of infections and antibiotic resistance (in French)</w:t>
            </w:r>
            <w:r>
              <w:rPr>
                <w:rFonts w:eastAsia="Microsoft Sans Serif" w:cstheme="minorHAnsi"/>
                <w:sz w:val="20"/>
                <w:szCs w:val="20"/>
                <w:lang w:val="en-GB"/>
              </w:rPr>
              <w:t xml:space="preserve"> :</w:t>
            </w:r>
          </w:p>
          <w:p w14:paraId="307C44E3" w14:textId="7C6E059C" w:rsidR="00500509" w:rsidRPr="008D72B1" w:rsidRDefault="0094359A" w:rsidP="0046049E">
            <w:pPr>
              <w:spacing w:line="276" w:lineRule="auto"/>
              <w:ind w:right="102"/>
              <w:jc w:val="both"/>
              <w:rPr>
                <w:rFonts w:eastAsia="Microsoft Sans Serif" w:cstheme="minorHAnsi"/>
                <w:sz w:val="12"/>
                <w:szCs w:val="12"/>
                <w:lang w:val="en-GB"/>
              </w:rPr>
            </w:pPr>
            <w:r>
              <w:fldChar w:fldCharType="begin"/>
            </w:r>
            <w:r w:rsidRPr="003B1104">
              <w:rPr>
                <w:lang w:val="en-GB"/>
                <w:rPrChange w:id="5" w:author="DALIGAULT, Melanie" w:date="2026-02-27T14:50:00Z">
                  <w:rPr/>
                </w:rPrChange>
              </w:rPr>
              <w:instrText xml:space="preserve"> HYPERLINK "https://sante.gouv.fr/IMG/pdf/strategie_nationale_2022-2025_prevention_des_infections_et_de_l_antibioresistance.pdf" </w:instrText>
            </w:r>
            <w:r>
              <w:fldChar w:fldCharType="separate"/>
            </w:r>
            <w:r w:rsidR="008D72B1" w:rsidRPr="008F1ABC">
              <w:rPr>
                <w:rStyle w:val="Lienhypertexte"/>
                <w:rFonts w:eastAsia="Microsoft Sans Serif" w:cstheme="minorHAnsi"/>
                <w:sz w:val="12"/>
                <w:szCs w:val="12"/>
                <w:lang w:val="en-GB"/>
              </w:rPr>
              <w:t>https://sante.gouv.fr/IMG/pdf/strategie_nationale_2022-2025_prevention_des_infections_et_de_l_antibioresistance.pdf</w:t>
            </w:r>
            <w:r>
              <w:rPr>
                <w:rStyle w:val="Lienhypertexte"/>
                <w:rFonts w:eastAsia="Microsoft Sans Serif" w:cstheme="minorHAnsi"/>
                <w:sz w:val="12"/>
                <w:szCs w:val="12"/>
                <w:lang w:val="en-GB"/>
              </w:rPr>
              <w:fldChar w:fldCharType="end"/>
            </w:r>
          </w:p>
          <w:p w14:paraId="2D14C7E5" w14:textId="53DC2003" w:rsidR="0017275B" w:rsidRDefault="00500509" w:rsidP="0046049E">
            <w:pPr>
              <w:spacing w:line="276" w:lineRule="auto"/>
              <w:ind w:right="102"/>
              <w:jc w:val="both"/>
              <w:rPr>
                <w:rFonts w:ascii="Arial" w:eastAsia="Microsoft Sans Serif" w:hAnsi="Arial" w:cs="Arial"/>
                <w:i/>
                <w:color w:val="7F7F7F" w:themeColor="text1" w:themeTint="80"/>
                <w:sz w:val="24"/>
                <w:szCs w:val="24"/>
                <w:lang w:val="en-GB"/>
              </w:rPr>
            </w:pPr>
            <w:r w:rsidRPr="00500509">
              <w:rPr>
                <w:rFonts w:ascii="Arial" w:eastAsia="Microsoft Sans Serif" w:hAnsi="Arial" w:cs="Arial"/>
                <w:i/>
                <w:noProof/>
                <w:color w:val="7F7F7F" w:themeColor="text1" w:themeTint="80"/>
                <w:sz w:val="24"/>
                <w:szCs w:val="24"/>
                <w:lang w:eastAsia="fr-FR"/>
              </w:rPr>
              <w:drawing>
                <wp:inline distT="0" distB="0" distL="0" distR="0" wp14:anchorId="74AE571B" wp14:editId="6E024575">
                  <wp:extent cx="4825706" cy="375026"/>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17918" cy="382192"/>
                          </a:xfrm>
                          <a:prstGeom prst="rect">
                            <a:avLst/>
                          </a:prstGeom>
                        </pic:spPr>
                      </pic:pic>
                    </a:graphicData>
                  </a:graphic>
                </wp:inline>
              </w:drawing>
            </w:r>
          </w:p>
          <w:p w14:paraId="4445AEEE" w14:textId="77777777" w:rsidR="002E2222" w:rsidRDefault="002E2222" w:rsidP="0046049E">
            <w:pPr>
              <w:spacing w:line="276" w:lineRule="auto"/>
              <w:ind w:right="102"/>
              <w:jc w:val="both"/>
              <w:rPr>
                <w:rFonts w:ascii="Arial" w:eastAsia="Microsoft Sans Serif" w:hAnsi="Arial" w:cs="Arial"/>
                <w:i/>
                <w:color w:val="7F7F7F" w:themeColor="text1" w:themeTint="80"/>
                <w:sz w:val="24"/>
                <w:szCs w:val="24"/>
                <w:lang w:val="en-GB"/>
              </w:rPr>
            </w:pPr>
            <w:r w:rsidRPr="002E2222">
              <w:rPr>
                <w:rFonts w:ascii="Arial" w:eastAsia="Microsoft Sans Serif" w:hAnsi="Arial" w:cs="Arial"/>
                <w:i/>
                <w:noProof/>
                <w:color w:val="7F7F7F" w:themeColor="text1" w:themeTint="80"/>
                <w:sz w:val="24"/>
                <w:szCs w:val="24"/>
                <w:lang w:eastAsia="fr-FR"/>
              </w:rPr>
              <w:drawing>
                <wp:inline distT="0" distB="0" distL="0" distR="0" wp14:anchorId="2CB01F63" wp14:editId="0748E31D">
                  <wp:extent cx="4841563" cy="460081"/>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81360" cy="463863"/>
                          </a:xfrm>
                          <a:prstGeom prst="rect">
                            <a:avLst/>
                          </a:prstGeom>
                        </pic:spPr>
                      </pic:pic>
                    </a:graphicData>
                  </a:graphic>
                </wp:inline>
              </w:drawing>
            </w:r>
          </w:p>
          <w:p w14:paraId="2566F29D" w14:textId="77777777" w:rsidR="002E2222" w:rsidRDefault="002E2222" w:rsidP="0046049E">
            <w:pPr>
              <w:spacing w:line="276" w:lineRule="auto"/>
              <w:ind w:right="102"/>
              <w:jc w:val="both"/>
              <w:rPr>
                <w:rFonts w:ascii="Arial" w:eastAsia="Microsoft Sans Serif" w:hAnsi="Arial" w:cs="Arial"/>
                <w:i/>
                <w:color w:val="7F7F7F" w:themeColor="text1" w:themeTint="80"/>
                <w:sz w:val="24"/>
                <w:szCs w:val="24"/>
                <w:lang w:val="en-GB"/>
              </w:rPr>
            </w:pPr>
            <w:r w:rsidRPr="002E2222">
              <w:rPr>
                <w:rFonts w:ascii="Arial" w:eastAsia="Microsoft Sans Serif" w:hAnsi="Arial" w:cs="Arial"/>
                <w:i/>
                <w:noProof/>
                <w:color w:val="7F7F7F" w:themeColor="text1" w:themeTint="80"/>
                <w:sz w:val="24"/>
                <w:szCs w:val="24"/>
                <w:lang w:eastAsia="fr-FR"/>
              </w:rPr>
              <w:drawing>
                <wp:inline distT="0" distB="0" distL="0" distR="0" wp14:anchorId="4C6F817B" wp14:editId="6CC73687">
                  <wp:extent cx="4878070" cy="90106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8070" cy="901065"/>
                          </a:xfrm>
                          <a:prstGeom prst="rect">
                            <a:avLst/>
                          </a:prstGeom>
                        </pic:spPr>
                      </pic:pic>
                    </a:graphicData>
                  </a:graphic>
                </wp:inline>
              </w:drawing>
            </w:r>
          </w:p>
          <w:p w14:paraId="4E6E70BF" w14:textId="342166BB" w:rsidR="002E2222" w:rsidRPr="00F54FD5" w:rsidRDefault="002E2222" w:rsidP="0046049E">
            <w:pPr>
              <w:spacing w:line="276" w:lineRule="auto"/>
              <w:ind w:right="102"/>
              <w:jc w:val="both"/>
              <w:rPr>
                <w:rFonts w:ascii="Arial" w:eastAsia="Microsoft Sans Serif" w:hAnsi="Arial" w:cs="Arial"/>
                <w:i/>
                <w:color w:val="7F7F7F" w:themeColor="text1" w:themeTint="80"/>
                <w:sz w:val="24"/>
                <w:szCs w:val="24"/>
                <w:lang w:val="en-GB"/>
              </w:rPr>
            </w:pPr>
            <w:r w:rsidRPr="002E2222">
              <w:rPr>
                <w:rFonts w:ascii="Arial" w:eastAsia="Microsoft Sans Serif" w:hAnsi="Arial" w:cs="Arial"/>
                <w:i/>
                <w:noProof/>
                <w:color w:val="7F7F7F" w:themeColor="text1" w:themeTint="80"/>
                <w:sz w:val="24"/>
                <w:szCs w:val="24"/>
                <w:lang w:eastAsia="fr-FR"/>
              </w:rPr>
              <w:lastRenderedPageBreak/>
              <w:drawing>
                <wp:inline distT="0" distB="0" distL="0" distR="0" wp14:anchorId="006EEEAD" wp14:editId="7DA935E8">
                  <wp:extent cx="4937125" cy="1027216"/>
                  <wp:effectExtent l="0" t="0" r="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7020" cy="1060484"/>
                          </a:xfrm>
                          <a:prstGeom prst="rect">
                            <a:avLst/>
                          </a:prstGeom>
                        </pic:spPr>
                      </pic:pic>
                    </a:graphicData>
                  </a:graphic>
                </wp:inline>
              </w:drawing>
            </w:r>
          </w:p>
        </w:tc>
      </w:tr>
      <w:tr w:rsidR="00EB0E4A" w:rsidRPr="003B1104" w14:paraId="6661513E" w14:textId="77777777" w:rsidTr="00161128">
        <w:trPr>
          <w:trHeight w:val="567"/>
        </w:trPr>
        <w:tc>
          <w:tcPr>
            <w:tcW w:w="3261" w:type="dxa"/>
          </w:tcPr>
          <w:p w14:paraId="51A463A9" w14:textId="466F9EFA" w:rsidR="005D0FC0" w:rsidRPr="00EB0E4A" w:rsidRDefault="0046049E" w:rsidP="00161128">
            <w:pPr>
              <w:tabs>
                <w:tab w:val="left" w:pos="1892"/>
              </w:tabs>
              <w:spacing w:line="276" w:lineRule="auto"/>
              <w:ind w:left="107" w:right="93"/>
              <w:rPr>
                <w:rFonts w:ascii="Arial" w:eastAsia="Microsoft Sans Serif" w:hAnsi="Arial" w:cs="Arial"/>
                <w:b/>
                <w:sz w:val="24"/>
                <w:szCs w:val="24"/>
              </w:rPr>
            </w:pPr>
            <w:r>
              <w:rPr>
                <w:rFonts w:ascii="Arial" w:eastAsia="Microsoft Sans Serif" w:hAnsi="Arial" w:cs="Arial"/>
                <w:b/>
                <w:sz w:val="24"/>
                <w:szCs w:val="24"/>
              </w:rPr>
              <w:lastRenderedPageBreak/>
              <w:t>Objective</w:t>
            </w:r>
          </w:p>
        </w:tc>
        <w:tc>
          <w:tcPr>
            <w:tcW w:w="7898" w:type="dxa"/>
          </w:tcPr>
          <w:p w14:paraId="15BBF2E1" w14:textId="6547F65B" w:rsidR="004836ED" w:rsidRPr="00934734" w:rsidRDefault="004D6C9F" w:rsidP="006028DA">
            <w:pPr>
              <w:spacing w:line="276" w:lineRule="auto"/>
              <w:jc w:val="both"/>
              <w:rPr>
                <w:sz w:val="20"/>
                <w:szCs w:val="20"/>
                <w:lang w:val="en-GB"/>
              </w:rPr>
            </w:pPr>
            <w:r w:rsidRPr="004D6C9F">
              <w:rPr>
                <w:sz w:val="20"/>
                <w:szCs w:val="20"/>
                <w:lang w:val="en-GB"/>
              </w:rPr>
              <w:t>Surveillance of antibiotic consumption provides monitoring indicators that can be used at local, regional and national level</w:t>
            </w:r>
            <w:r w:rsidR="006028DA">
              <w:rPr>
                <w:sz w:val="20"/>
                <w:szCs w:val="20"/>
                <w:lang w:val="en-GB"/>
              </w:rPr>
              <w:t>.</w:t>
            </w:r>
          </w:p>
        </w:tc>
      </w:tr>
      <w:tr w:rsidR="00F66B3A" w:rsidRPr="003B1104" w14:paraId="55C7E9C7" w14:textId="77777777" w:rsidTr="00161128">
        <w:trPr>
          <w:trHeight w:val="567"/>
        </w:trPr>
        <w:tc>
          <w:tcPr>
            <w:tcW w:w="3261" w:type="dxa"/>
          </w:tcPr>
          <w:p w14:paraId="214B0659" w14:textId="2C84781E" w:rsidR="00F66B3A" w:rsidRDefault="00F66B3A" w:rsidP="00161128">
            <w:pPr>
              <w:tabs>
                <w:tab w:val="left" w:pos="1892"/>
              </w:tabs>
              <w:spacing w:line="276" w:lineRule="auto"/>
              <w:ind w:left="107" w:right="93"/>
              <w:rPr>
                <w:rFonts w:ascii="Arial" w:eastAsia="Microsoft Sans Serif" w:hAnsi="Arial" w:cs="Arial"/>
                <w:b/>
                <w:sz w:val="24"/>
                <w:szCs w:val="24"/>
              </w:rPr>
            </w:pPr>
            <w:proofErr w:type="spellStart"/>
            <w:r>
              <w:rPr>
                <w:rFonts w:ascii="Arial" w:eastAsia="Microsoft Sans Serif" w:hAnsi="Arial" w:cs="Arial"/>
                <w:b/>
                <w:sz w:val="24"/>
                <w:szCs w:val="24"/>
              </w:rPr>
              <w:t>Epidemiologic</w:t>
            </w:r>
            <w:proofErr w:type="spellEnd"/>
            <w:r>
              <w:rPr>
                <w:rFonts w:ascii="Arial" w:eastAsia="Microsoft Sans Serif" w:hAnsi="Arial" w:cs="Arial"/>
                <w:b/>
                <w:sz w:val="24"/>
                <w:szCs w:val="24"/>
              </w:rPr>
              <w:t xml:space="preserve"> </w:t>
            </w:r>
            <w:proofErr w:type="spellStart"/>
            <w:r>
              <w:rPr>
                <w:rFonts w:ascii="Arial" w:eastAsia="Microsoft Sans Serif" w:hAnsi="Arial" w:cs="Arial"/>
                <w:b/>
                <w:sz w:val="24"/>
                <w:szCs w:val="24"/>
              </w:rPr>
              <w:t>specification</w:t>
            </w:r>
            <w:proofErr w:type="spellEnd"/>
          </w:p>
        </w:tc>
        <w:tc>
          <w:tcPr>
            <w:tcW w:w="7898" w:type="dxa"/>
          </w:tcPr>
          <w:p w14:paraId="563F4F09" w14:textId="494C389C" w:rsidR="00F66B3A" w:rsidRPr="00A2164B" w:rsidRDefault="004D6C9F" w:rsidP="008A044A">
            <w:pPr>
              <w:spacing w:line="276" w:lineRule="auto"/>
              <w:ind w:right="101"/>
              <w:jc w:val="both"/>
              <w:rPr>
                <w:rFonts w:ascii="Arial" w:eastAsia="Microsoft Sans Serif" w:hAnsi="Arial" w:cs="Arial"/>
                <w:i/>
                <w:color w:val="7F7F7F" w:themeColor="text1" w:themeTint="80"/>
                <w:sz w:val="20"/>
                <w:szCs w:val="20"/>
                <w:lang w:val="en-GB"/>
              </w:rPr>
            </w:pPr>
            <w:r w:rsidRPr="004D6C9F">
              <w:rPr>
                <w:sz w:val="20"/>
                <w:szCs w:val="20"/>
                <w:lang w:val="en-GB"/>
              </w:rPr>
              <w:t>A monitoring indicator must be able to take account of the exposure and the population studied: it therefore comprises a numerator, reflecting the exposure, and a denominator, reflecting the population likely to be exposed.</w:t>
            </w:r>
          </w:p>
        </w:tc>
      </w:tr>
      <w:tr w:rsidR="00D87F90" w:rsidRPr="00920B1A" w14:paraId="4CB1E6AF" w14:textId="77777777" w:rsidTr="008961C5">
        <w:trPr>
          <w:trHeight w:val="567"/>
        </w:trPr>
        <w:tc>
          <w:tcPr>
            <w:tcW w:w="3261" w:type="dxa"/>
          </w:tcPr>
          <w:p w14:paraId="4CFDF3D2" w14:textId="367BD833" w:rsidR="00D87F90" w:rsidRPr="0012746D" w:rsidRDefault="0046049E" w:rsidP="00CC0ADC">
            <w:pPr>
              <w:spacing w:line="276" w:lineRule="auto"/>
              <w:ind w:left="107" w:right="307"/>
              <w:rPr>
                <w:rFonts w:ascii="Arial" w:eastAsia="Microsoft Sans Serif" w:hAnsi="Arial" w:cs="Arial"/>
                <w:b/>
                <w:spacing w:val="1"/>
                <w:sz w:val="24"/>
                <w:szCs w:val="24"/>
                <w:lang w:val="en-GB"/>
              </w:rPr>
            </w:pPr>
            <w:r w:rsidRPr="0012746D">
              <w:rPr>
                <w:rFonts w:ascii="Arial" w:eastAsia="Microsoft Sans Serif" w:hAnsi="Arial" w:cs="Arial"/>
                <w:b/>
                <w:sz w:val="24"/>
                <w:szCs w:val="24"/>
                <w:lang w:val="en-GB"/>
              </w:rPr>
              <w:t>Numerator</w:t>
            </w:r>
            <w:r w:rsidR="00DC2E9D">
              <w:rPr>
                <w:rFonts w:ascii="Arial" w:eastAsia="Microsoft Sans Serif" w:hAnsi="Arial" w:cs="Arial"/>
                <w:b/>
                <w:sz w:val="24"/>
                <w:szCs w:val="24"/>
                <w:lang w:val="en-GB"/>
              </w:rPr>
              <w:t xml:space="preserve"> / </w:t>
            </w:r>
            <w:r w:rsidR="006C63F5">
              <w:rPr>
                <w:rFonts w:ascii="Arial" w:eastAsia="Microsoft Sans Serif" w:hAnsi="Arial" w:cs="Arial"/>
                <w:b/>
                <w:sz w:val="24"/>
                <w:szCs w:val="24"/>
                <w:lang w:val="en-GB"/>
              </w:rPr>
              <w:t xml:space="preserve">event of interest </w:t>
            </w:r>
          </w:p>
        </w:tc>
        <w:tc>
          <w:tcPr>
            <w:tcW w:w="7898" w:type="dxa"/>
          </w:tcPr>
          <w:p w14:paraId="344E7EAD" w14:textId="77777777" w:rsidR="004D6C9F" w:rsidRPr="004D6C9F" w:rsidRDefault="004D6C9F" w:rsidP="004D6C9F">
            <w:p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There are three types of indicator for monitoring antibiotic use:</w:t>
            </w:r>
          </w:p>
          <w:p w14:paraId="425E8B57" w14:textId="19083571" w:rsidR="004D6C9F" w:rsidRPr="004D6C9F" w:rsidRDefault="00A07935" w:rsidP="00D70EAC">
            <w:pPr>
              <w:pStyle w:val="Paragraphedeliste"/>
              <w:numPr>
                <w:ilvl w:val="0"/>
                <w:numId w:val="1"/>
              </w:numPr>
              <w:spacing w:line="276" w:lineRule="auto"/>
              <w:ind w:right="102"/>
              <w:jc w:val="both"/>
              <w:rPr>
                <w:rFonts w:eastAsia="Microsoft Sans Serif" w:cstheme="minorHAnsi"/>
                <w:sz w:val="20"/>
                <w:szCs w:val="20"/>
                <w:lang w:val="en-GB"/>
              </w:rPr>
            </w:pPr>
            <w:r>
              <w:rPr>
                <w:rFonts w:eastAsia="Microsoft Sans Serif" w:cstheme="minorHAnsi"/>
                <w:sz w:val="20"/>
                <w:szCs w:val="20"/>
                <w:lang w:val="en-GB"/>
              </w:rPr>
              <w:t>DDD</w:t>
            </w:r>
            <w:r w:rsidR="004D6C9F" w:rsidRPr="004D6C9F">
              <w:rPr>
                <w:rFonts w:eastAsia="Microsoft Sans Serif" w:cstheme="minorHAnsi"/>
                <w:sz w:val="20"/>
                <w:szCs w:val="20"/>
                <w:lang w:val="en-GB"/>
              </w:rPr>
              <w:t xml:space="preserve"> (Defined Daily Dose)</w:t>
            </w:r>
          </w:p>
          <w:p w14:paraId="40144FF0" w14:textId="27EB5BD6" w:rsidR="004D6C9F" w:rsidRPr="004D6C9F" w:rsidRDefault="004D6C9F" w:rsidP="00D70EAC">
            <w:pPr>
              <w:pStyle w:val="Paragraphedeliste"/>
              <w:numPr>
                <w:ilvl w:val="0"/>
                <w:numId w:val="1"/>
              </w:num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number of individuals exposed (or newly exposed) per unit of time</w:t>
            </w:r>
          </w:p>
          <w:p w14:paraId="664B8107" w14:textId="21A2560B" w:rsidR="004D6C9F" w:rsidRPr="004D6C9F" w:rsidRDefault="004D6C9F" w:rsidP="00D70EAC">
            <w:pPr>
              <w:pStyle w:val="Paragraphedeliste"/>
              <w:numPr>
                <w:ilvl w:val="0"/>
                <w:numId w:val="1"/>
              </w:num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the number of treatments (or new treatments) per unit of time.</w:t>
            </w:r>
          </w:p>
          <w:p w14:paraId="79A1D762" w14:textId="77777777" w:rsidR="004D6C9F" w:rsidRPr="004D6C9F" w:rsidRDefault="004D6C9F" w:rsidP="006028DA">
            <w:pPr>
              <w:ind w:right="102"/>
              <w:jc w:val="both"/>
              <w:rPr>
                <w:rFonts w:eastAsia="Microsoft Sans Serif" w:cstheme="minorHAnsi"/>
                <w:sz w:val="20"/>
                <w:szCs w:val="20"/>
                <w:lang w:val="en-GB"/>
              </w:rPr>
            </w:pPr>
          </w:p>
          <w:p w14:paraId="50D0D5BE" w14:textId="1314DA74" w:rsidR="004D6C9F" w:rsidRPr="008D72B1" w:rsidRDefault="004D6C9F" w:rsidP="004D6C9F">
            <w:pPr>
              <w:spacing w:line="276" w:lineRule="auto"/>
              <w:ind w:right="102"/>
              <w:jc w:val="both"/>
              <w:rPr>
                <w:rFonts w:eastAsia="Microsoft Sans Serif" w:cstheme="minorHAnsi"/>
                <w:b/>
                <w:sz w:val="20"/>
                <w:szCs w:val="20"/>
                <w:u w:val="single"/>
                <w:lang w:val="en-GB"/>
              </w:rPr>
            </w:pPr>
            <w:r w:rsidRPr="008D72B1">
              <w:rPr>
                <w:rFonts w:eastAsia="Microsoft Sans Serif" w:cstheme="minorHAnsi"/>
                <w:b/>
                <w:sz w:val="20"/>
                <w:szCs w:val="20"/>
                <w:u w:val="single"/>
                <w:lang w:val="en-GB"/>
              </w:rPr>
              <w:t>DDD</w:t>
            </w:r>
            <w:r w:rsidR="008D72B1" w:rsidRPr="008D72B1">
              <w:rPr>
                <w:rFonts w:eastAsia="Microsoft Sans Serif" w:cstheme="minorHAnsi"/>
                <w:b/>
                <w:sz w:val="20"/>
                <w:szCs w:val="20"/>
                <w:u w:val="single"/>
                <w:lang w:val="en-GB"/>
              </w:rPr>
              <w:t xml:space="preserve"> :</w:t>
            </w:r>
          </w:p>
          <w:p w14:paraId="295B2286" w14:textId="0BF3181E" w:rsidR="004D6C9F" w:rsidRPr="004D6C9F" w:rsidRDefault="004D6C9F" w:rsidP="004D6C9F">
            <w:p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The DDD is a WHO-defined unit used for comparisons of drug consumptio</w:t>
            </w:r>
            <w:r w:rsidR="00A07935">
              <w:rPr>
                <w:rFonts w:eastAsia="Microsoft Sans Serif" w:cstheme="minorHAnsi"/>
                <w:sz w:val="20"/>
                <w:szCs w:val="20"/>
                <w:lang w:val="en-GB"/>
              </w:rPr>
              <w:t>n between different populations</w:t>
            </w:r>
            <w:r w:rsidRPr="004D6C9F">
              <w:rPr>
                <w:rFonts w:eastAsia="Microsoft Sans Serif" w:cstheme="minorHAnsi"/>
                <w:sz w:val="20"/>
                <w:szCs w:val="20"/>
                <w:lang w:val="en-GB"/>
              </w:rPr>
              <w:t>. It is a reference daily dosage, determined by international experts, which is deemed to represent the usual dosage for an adult weighing 70kg in the main indication of an active ingredient. This is the indicator used by the European Surveillance of Antibiotic Consumption (ESAC) program.</w:t>
            </w:r>
          </w:p>
          <w:p w14:paraId="1C0C4EA0" w14:textId="7E27BA46" w:rsidR="00F85056" w:rsidRDefault="004D6C9F" w:rsidP="004D6C9F">
            <w:p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To calculate the number of DDDs (days of treatment at the reference dosage), we need the total quantity in grams of the antibiotic concerned and divide this quantity by the DDD value in grams for the same antibiotic.</w:t>
            </w:r>
          </w:p>
          <w:p w14:paraId="50F85AF6" w14:textId="0A59EF4A" w:rsidR="004D6C9F" w:rsidRPr="00F85056" w:rsidRDefault="004D6C9F" w:rsidP="008D72B1">
            <w:pPr>
              <w:ind w:right="102"/>
              <w:jc w:val="both"/>
              <w:rPr>
                <w:rFonts w:eastAsia="Microsoft Sans Serif" w:cstheme="minorHAnsi"/>
                <w:sz w:val="20"/>
                <w:szCs w:val="20"/>
                <w:lang w:val="en-GB"/>
              </w:rPr>
            </w:pPr>
          </w:p>
          <w:p w14:paraId="0528988F" w14:textId="77777777" w:rsidR="004D6C9F" w:rsidRPr="008D72B1" w:rsidRDefault="004D6C9F" w:rsidP="004D6C9F">
            <w:pPr>
              <w:spacing w:line="276" w:lineRule="auto"/>
              <w:ind w:right="102"/>
              <w:jc w:val="both"/>
              <w:rPr>
                <w:rFonts w:eastAsia="Microsoft Sans Serif" w:cstheme="minorHAnsi"/>
                <w:sz w:val="18"/>
                <w:szCs w:val="18"/>
                <w:lang w:val="en-GB"/>
              </w:rPr>
            </w:pPr>
            <w:r w:rsidRPr="008D72B1">
              <w:rPr>
                <w:rFonts w:eastAsia="Microsoft Sans Serif" w:cstheme="minorHAnsi"/>
                <w:sz w:val="18"/>
                <w:szCs w:val="18"/>
                <w:lang w:val="en-GB"/>
              </w:rPr>
              <w:t>Advantages of this indicator :</w:t>
            </w:r>
          </w:p>
          <w:p w14:paraId="0171687D" w14:textId="7CC401B7" w:rsidR="004D6C9F" w:rsidRPr="008D72B1" w:rsidRDefault="004D6C9F" w:rsidP="00D70EAC">
            <w:pPr>
              <w:pStyle w:val="Paragraphedeliste"/>
              <w:numPr>
                <w:ilvl w:val="0"/>
                <w:numId w:val="1"/>
              </w:numPr>
              <w:spacing w:line="276" w:lineRule="auto"/>
              <w:ind w:right="102"/>
              <w:jc w:val="both"/>
              <w:rPr>
                <w:rFonts w:eastAsia="Microsoft Sans Serif" w:cstheme="minorHAnsi"/>
                <w:sz w:val="18"/>
                <w:szCs w:val="18"/>
                <w:lang w:val="en-GB"/>
              </w:rPr>
            </w:pPr>
            <w:r w:rsidRPr="008D72B1">
              <w:rPr>
                <w:rFonts w:eastAsia="Microsoft Sans Serif" w:cstheme="minorHAnsi"/>
                <w:sz w:val="18"/>
                <w:szCs w:val="18"/>
                <w:lang w:val="en-GB"/>
              </w:rPr>
              <w:t xml:space="preserve">easy to implement </w:t>
            </w:r>
          </w:p>
          <w:p w14:paraId="76C24246" w14:textId="3684244B" w:rsidR="004D6C9F" w:rsidRPr="008D72B1" w:rsidRDefault="004D6C9F" w:rsidP="00D70EAC">
            <w:pPr>
              <w:pStyle w:val="Paragraphedeliste"/>
              <w:numPr>
                <w:ilvl w:val="0"/>
                <w:numId w:val="1"/>
              </w:numPr>
              <w:spacing w:line="276" w:lineRule="auto"/>
              <w:ind w:right="102"/>
              <w:jc w:val="both"/>
              <w:rPr>
                <w:rFonts w:eastAsia="Microsoft Sans Serif" w:cstheme="minorHAnsi"/>
                <w:sz w:val="18"/>
                <w:szCs w:val="18"/>
                <w:lang w:val="en-GB"/>
              </w:rPr>
            </w:pPr>
            <w:proofErr w:type="gramStart"/>
            <w:r w:rsidRPr="008D72B1">
              <w:rPr>
                <w:rFonts w:eastAsia="Microsoft Sans Serif" w:cstheme="minorHAnsi"/>
                <w:sz w:val="18"/>
                <w:szCs w:val="18"/>
                <w:lang w:val="en-GB"/>
              </w:rPr>
              <w:t>it</w:t>
            </w:r>
            <w:proofErr w:type="gramEnd"/>
            <w:r w:rsidRPr="008D72B1">
              <w:rPr>
                <w:rFonts w:eastAsia="Microsoft Sans Serif" w:cstheme="minorHAnsi"/>
                <w:sz w:val="18"/>
                <w:szCs w:val="18"/>
                <w:lang w:val="en-GB"/>
              </w:rPr>
              <w:t xml:space="preserve"> enables comparison of consumption of a given antibiotic between different geographical areas, since the number of units sold is expressed in a common reference form.</w:t>
            </w:r>
          </w:p>
          <w:p w14:paraId="1575607C" w14:textId="77777777" w:rsidR="004D6C9F" w:rsidRPr="008D72B1" w:rsidRDefault="004D6C9F" w:rsidP="004D6C9F">
            <w:pPr>
              <w:spacing w:line="276" w:lineRule="auto"/>
              <w:ind w:right="102"/>
              <w:jc w:val="both"/>
              <w:rPr>
                <w:rFonts w:eastAsia="Microsoft Sans Serif" w:cstheme="minorHAnsi"/>
                <w:sz w:val="18"/>
                <w:szCs w:val="18"/>
                <w:lang w:val="en-GB"/>
              </w:rPr>
            </w:pPr>
            <w:r w:rsidRPr="008D72B1">
              <w:rPr>
                <w:rFonts w:eastAsia="Microsoft Sans Serif" w:cstheme="minorHAnsi"/>
                <w:sz w:val="18"/>
                <w:szCs w:val="18"/>
                <w:lang w:val="en-GB"/>
              </w:rPr>
              <w:t>Limitations of this indicator :</w:t>
            </w:r>
          </w:p>
          <w:p w14:paraId="53032706" w14:textId="73A80E19" w:rsidR="004D6C9F" w:rsidRPr="008D72B1" w:rsidRDefault="004D6C9F" w:rsidP="00D70EAC">
            <w:pPr>
              <w:pStyle w:val="Paragraphedeliste"/>
              <w:numPr>
                <w:ilvl w:val="0"/>
                <w:numId w:val="1"/>
              </w:numPr>
              <w:spacing w:line="276" w:lineRule="auto"/>
              <w:ind w:right="102"/>
              <w:jc w:val="both"/>
              <w:rPr>
                <w:rFonts w:eastAsia="Microsoft Sans Serif" w:cstheme="minorHAnsi"/>
                <w:sz w:val="18"/>
                <w:szCs w:val="18"/>
                <w:lang w:val="en-GB"/>
              </w:rPr>
            </w:pPr>
            <w:proofErr w:type="gramStart"/>
            <w:r w:rsidRPr="008D72B1">
              <w:rPr>
                <w:rFonts w:eastAsia="Microsoft Sans Serif" w:cstheme="minorHAnsi"/>
                <w:sz w:val="18"/>
                <w:szCs w:val="18"/>
                <w:lang w:val="en-GB"/>
              </w:rPr>
              <w:t>it</w:t>
            </w:r>
            <w:proofErr w:type="gramEnd"/>
            <w:r w:rsidRPr="008D72B1">
              <w:rPr>
                <w:rFonts w:eastAsia="Microsoft Sans Serif" w:cstheme="minorHAnsi"/>
                <w:sz w:val="18"/>
                <w:szCs w:val="18"/>
                <w:lang w:val="en-GB"/>
              </w:rPr>
              <w:t xml:space="preserve"> does not provide information on its own about the number of people exposed during the period. This makes it difficult to interpret the extent of antibiotic exposure outside the context of geographical or temporal comparisons. Nevertheless, this unit performs perfectly well in establishing spatio-temporal comparisons between antibiotic exposure and antibiotic resistance rates.</w:t>
            </w:r>
          </w:p>
          <w:p w14:paraId="44BD76CC" w14:textId="4E385C2A" w:rsidR="004D6C9F" w:rsidRPr="008D72B1" w:rsidRDefault="004D6C9F" w:rsidP="00D70EAC">
            <w:pPr>
              <w:pStyle w:val="Paragraphedeliste"/>
              <w:numPr>
                <w:ilvl w:val="0"/>
                <w:numId w:val="1"/>
              </w:numPr>
              <w:autoSpaceDE w:val="0"/>
              <w:autoSpaceDN w:val="0"/>
              <w:adjustRightInd w:val="0"/>
              <w:jc w:val="both"/>
              <w:rPr>
                <w:rFonts w:eastAsia="Microsoft Sans Serif" w:cstheme="minorHAnsi"/>
                <w:sz w:val="18"/>
                <w:szCs w:val="18"/>
                <w:lang w:val="en-GB"/>
              </w:rPr>
            </w:pPr>
            <w:proofErr w:type="gramStart"/>
            <w:r w:rsidRPr="008D72B1">
              <w:rPr>
                <w:rFonts w:eastAsia="Microsoft Sans Serif" w:cstheme="minorHAnsi"/>
                <w:sz w:val="18"/>
                <w:szCs w:val="18"/>
                <w:lang w:val="en-GB"/>
              </w:rPr>
              <w:t>it</w:t>
            </w:r>
            <w:proofErr w:type="gramEnd"/>
            <w:r w:rsidRPr="008D72B1">
              <w:rPr>
                <w:rFonts w:eastAsia="Microsoft Sans Serif" w:cstheme="minorHAnsi"/>
                <w:sz w:val="18"/>
                <w:szCs w:val="18"/>
                <w:lang w:val="en-GB"/>
              </w:rPr>
              <w:t xml:space="preserve"> makes it difficult to interpret comparisons when doses or durations actually prescribed vary according to populations. </w:t>
            </w:r>
          </w:p>
          <w:p w14:paraId="13471052" w14:textId="77777777" w:rsidR="004D6C9F" w:rsidRPr="008D72B1" w:rsidRDefault="004D6C9F" w:rsidP="004D6C9F">
            <w:pPr>
              <w:autoSpaceDE w:val="0"/>
              <w:autoSpaceDN w:val="0"/>
              <w:adjustRightInd w:val="0"/>
              <w:jc w:val="both"/>
              <w:rPr>
                <w:rFonts w:cstheme="minorHAnsi"/>
                <w:sz w:val="18"/>
                <w:szCs w:val="18"/>
              </w:rPr>
            </w:pPr>
            <w:r w:rsidRPr="008D72B1">
              <w:rPr>
                <w:rFonts w:cstheme="minorHAnsi"/>
                <w:sz w:val="18"/>
                <w:szCs w:val="18"/>
              </w:rPr>
              <w:t>Examples:</w:t>
            </w:r>
          </w:p>
          <w:p w14:paraId="2849D86E" w14:textId="7E04F4B6"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there</w:t>
            </w:r>
            <w:proofErr w:type="gramEnd"/>
            <w:r w:rsidRPr="005C62DA">
              <w:rPr>
                <w:rFonts w:cstheme="minorHAnsi"/>
                <w:sz w:val="18"/>
                <w:szCs w:val="18"/>
                <w:lang w:val="en-US"/>
              </w:rPr>
              <w:t xml:space="preserve"> are no pediatric DDDs, so comparisons based on population age distributions are impossible; adult DDDs must be used.</w:t>
            </w:r>
          </w:p>
          <w:p w14:paraId="3400C81B" w14:textId="25A4ACC5"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a</w:t>
            </w:r>
            <w:proofErr w:type="gramEnd"/>
            <w:r w:rsidRPr="005C62DA">
              <w:rPr>
                <w:rFonts w:cstheme="minorHAnsi"/>
                <w:sz w:val="18"/>
                <w:szCs w:val="18"/>
                <w:lang w:val="en-US"/>
              </w:rPr>
              <w:t xml:space="preserve"> variation of 1 to 3 g between two geographical areas in the effective dosage for the same indication will lead to the belief that there are 3 times as many people being treated, whereas the number of individuals exposed per unit of time could be identical, and it is the dosage that is 3 times higher. However, the fact remains that, for an equivalent number of individuals, quantitative exposure is 3 times higher.</w:t>
            </w:r>
          </w:p>
          <w:p w14:paraId="7E6F9F2E" w14:textId="27024C8C"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in</w:t>
            </w:r>
            <w:proofErr w:type="gramEnd"/>
            <w:r w:rsidRPr="005C62DA">
              <w:rPr>
                <w:rFonts w:cstheme="minorHAnsi"/>
                <w:sz w:val="18"/>
                <w:szCs w:val="18"/>
                <w:lang w:val="en-US"/>
              </w:rPr>
              <w:t xml:space="preserve"> healthcare establishments, boxes delivered by in-house pharmacies are generally considered to have been consumed in clinical departments, which is not necessarily the case (departures, department transfers, changes in treatment, etc.).</w:t>
            </w:r>
          </w:p>
          <w:p w14:paraId="4A9BDBD4" w14:textId="77777777" w:rsidR="004D6C9F" w:rsidRPr="005C62DA" w:rsidRDefault="004D6C9F" w:rsidP="004D6C9F">
            <w:pPr>
              <w:autoSpaceDE w:val="0"/>
              <w:autoSpaceDN w:val="0"/>
              <w:adjustRightInd w:val="0"/>
              <w:jc w:val="both"/>
              <w:rPr>
                <w:rFonts w:cstheme="minorHAnsi"/>
                <w:sz w:val="18"/>
                <w:szCs w:val="18"/>
                <w:lang w:val="en-US"/>
              </w:rPr>
            </w:pPr>
            <w:r w:rsidRPr="005C62DA">
              <w:rPr>
                <w:rFonts w:cstheme="minorHAnsi"/>
                <w:sz w:val="18"/>
                <w:szCs w:val="18"/>
                <w:lang w:val="en-US"/>
              </w:rPr>
              <w:t>It should also be noted that :</w:t>
            </w:r>
          </w:p>
          <w:p w14:paraId="584D3905" w14:textId="1D94B449"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in</w:t>
            </w:r>
            <w:proofErr w:type="gramEnd"/>
            <w:r w:rsidRPr="005C62DA">
              <w:rPr>
                <w:rFonts w:cstheme="minorHAnsi"/>
                <w:sz w:val="18"/>
                <w:szCs w:val="18"/>
                <w:lang w:val="en-US"/>
              </w:rPr>
              <w:t xml:space="preserve"> the case of combined forms of antibiotics, when a combination includes 2 antibiotics, each may have a selection effect on bacteria. In this case, the 2 antibiotics must be dissociated and the 2 respective DDDs taken into account. In the case of sulfonamides in combination, there are two possible scenarios. Either it's a combination with trimethoprim, in which case the WHO has already proposed a DDD, or it's not, in which case it's sufficient to take into account the DDD of </w:t>
            </w:r>
            <w:r w:rsidRPr="005C62DA">
              <w:rPr>
                <w:rFonts w:cstheme="minorHAnsi"/>
                <w:sz w:val="18"/>
                <w:szCs w:val="18"/>
                <w:lang w:val="en-US"/>
              </w:rPr>
              <w:lastRenderedPageBreak/>
              <w:t>the sulfonamide present in the combination. For combinations comprising an antibiotic and an associated inhibitor, if no DDD is proposed by the WHO, only the DDD of the antibiotic will be taken into account.</w:t>
            </w:r>
          </w:p>
          <w:p w14:paraId="50FB4C47" w14:textId="010F76CF" w:rsidR="00F85056" w:rsidRPr="005C62DA" w:rsidRDefault="004D6C9F" w:rsidP="00D70EAC">
            <w:pPr>
              <w:pStyle w:val="Paragraphedeliste"/>
              <w:numPr>
                <w:ilvl w:val="0"/>
                <w:numId w:val="1"/>
              </w:numPr>
              <w:spacing w:line="276" w:lineRule="auto"/>
              <w:ind w:right="102"/>
              <w:jc w:val="both"/>
              <w:rPr>
                <w:rFonts w:cstheme="minorHAnsi"/>
                <w:sz w:val="18"/>
                <w:szCs w:val="18"/>
                <w:lang w:val="en-US"/>
              </w:rPr>
            </w:pPr>
            <w:proofErr w:type="gramStart"/>
            <w:r w:rsidRPr="005C62DA">
              <w:rPr>
                <w:rFonts w:cstheme="minorHAnsi"/>
                <w:sz w:val="18"/>
                <w:szCs w:val="18"/>
                <w:lang w:val="en-US"/>
              </w:rPr>
              <w:t>it</w:t>
            </w:r>
            <w:proofErr w:type="gramEnd"/>
            <w:r w:rsidRPr="005C62DA">
              <w:rPr>
                <w:rFonts w:cstheme="minorHAnsi"/>
                <w:sz w:val="18"/>
                <w:szCs w:val="18"/>
                <w:lang w:val="en-US"/>
              </w:rPr>
              <w:t xml:space="preserve"> is exceptional for an antibiotic not to have a DDD. However, in the absence of a DDD, it is not possible to take the antibiotic concerned into account.</w:t>
            </w:r>
          </w:p>
          <w:p w14:paraId="0563EE8C" w14:textId="77777777" w:rsidR="004D6C9F" w:rsidRPr="005C62DA" w:rsidRDefault="004D6C9F" w:rsidP="004D6C9F">
            <w:pPr>
              <w:spacing w:line="276" w:lineRule="auto"/>
              <w:ind w:right="102"/>
              <w:jc w:val="both"/>
              <w:rPr>
                <w:rFonts w:cstheme="minorHAnsi"/>
                <w:sz w:val="20"/>
                <w:szCs w:val="20"/>
                <w:lang w:val="en-US"/>
              </w:rPr>
            </w:pPr>
          </w:p>
          <w:p w14:paraId="6C8B84DD" w14:textId="70AF3B68" w:rsidR="006028DA" w:rsidRPr="005C62DA" w:rsidDel="00920B1A" w:rsidRDefault="006028DA" w:rsidP="004D6C9F">
            <w:pPr>
              <w:autoSpaceDE w:val="0"/>
              <w:autoSpaceDN w:val="0"/>
              <w:adjustRightInd w:val="0"/>
              <w:jc w:val="both"/>
              <w:rPr>
                <w:del w:id="6" w:author="DALIGAULT, Melanie" w:date="2026-02-27T15:09:00Z"/>
                <w:rFonts w:cstheme="minorHAnsi"/>
                <w:b/>
                <w:color w:val="8EAADB" w:themeColor="accent1" w:themeTint="99"/>
                <w:sz w:val="20"/>
                <w:szCs w:val="20"/>
                <w:u w:val="single"/>
                <w:lang w:val="en-US"/>
              </w:rPr>
            </w:pPr>
          </w:p>
          <w:p w14:paraId="795C5E02" w14:textId="4AF322D1" w:rsidR="004D6C9F" w:rsidRPr="005C62DA" w:rsidRDefault="004D6C9F" w:rsidP="004D6C9F">
            <w:pPr>
              <w:autoSpaceDE w:val="0"/>
              <w:autoSpaceDN w:val="0"/>
              <w:adjustRightInd w:val="0"/>
              <w:jc w:val="both"/>
              <w:rPr>
                <w:rFonts w:cstheme="minorHAnsi"/>
                <w:b/>
                <w:color w:val="8EAADB" w:themeColor="accent1" w:themeTint="99"/>
                <w:sz w:val="20"/>
                <w:szCs w:val="20"/>
                <w:u w:val="single"/>
                <w:lang w:val="en-US"/>
              </w:rPr>
            </w:pPr>
            <w:r w:rsidRPr="005C62DA">
              <w:rPr>
                <w:rFonts w:cstheme="minorHAnsi"/>
                <w:b/>
                <w:color w:val="8EAADB" w:themeColor="accent1" w:themeTint="99"/>
                <w:sz w:val="20"/>
                <w:szCs w:val="20"/>
                <w:u w:val="single"/>
                <w:lang w:val="en-US"/>
              </w:rPr>
              <w:t>Number of individuals exposed per unit of time</w:t>
            </w:r>
          </w:p>
          <w:p w14:paraId="678F72DA" w14:textId="04FF6C74" w:rsidR="004D6C9F" w:rsidRPr="005C62DA" w:rsidRDefault="004D6C9F" w:rsidP="004D6C9F">
            <w:pPr>
              <w:autoSpaceDE w:val="0"/>
              <w:autoSpaceDN w:val="0"/>
              <w:adjustRightInd w:val="0"/>
              <w:jc w:val="both"/>
              <w:rPr>
                <w:rFonts w:cstheme="minorHAnsi"/>
                <w:color w:val="8EAADB" w:themeColor="accent1" w:themeTint="99"/>
                <w:sz w:val="20"/>
                <w:szCs w:val="20"/>
                <w:lang w:val="en-US"/>
              </w:rPr>
            </w:pPr>
            <w:r w:rsidRPr="005C62DA">
              <w:rPr>
                <w:rFonts w:cstheme="minorHAnsi"/>
                <w:color w:val="8EAADB" w:themeColor="accent1" w:themeTint="99"/>
                <w:sz w:val="20"/>
                <w:szCs w:val="20"/>
                <w:lang w:val="en-US"/>
              </w:rPr>
              <w:t>This would be an ideal indicator, but it is difficult to estimate on the basis of routinely available data, since it requires the availability</w:t>
            </w:r>
            <w:r w:rsidR="006028DA" w:rsidRPr="005C62DA">
              <w:rPr>
                <w:rFonts w:cstheme="minorHAnsi"/>
                <w:color w:val="8EAADB" w:themeColor="accent1" w:themeTint="99"/>
                <w:sz w:val="20"/>
                <w:szCs w:val="20"/>
                <w:lang w:val="en-US"/>
              </w:rPr>
              <w:t xml:space="preserve"> of daily prescribed doses</w:t>
            </w:r>
            <w:r w:rsidRPr="005C62DA">
              <w:rPr>
                <w:rFonts w:cstheme="minorHAnsi"/>
                <w:color w:val="8EAADB" w:themeColor="accent1" w:themeTint="99"/>
                <w:sz w:val="20"/>
                <w:szCs w:val="20"/>
                <w:lang w:val="en-US"/>
              </w:rPr>
              <w:t>, actual treatment times, and quantified information on the active ingredient not consumed by the individual for whom the antibiotic was dispensed.</w:t>
            </w:r>
          </w:p>
          <w:p w14:paraId="29C79B22" w14:textId="66C21DC2" w:rsidR="00F85056" w:rsidRPr="005C62DA" w:rsidRDefault="004D6C9F" w:rsidP="004D6C9F">
            <w:pPr>
              <w:autoSpaceDE w:val="0"/>
              <w:autoSpaceDN w:val="0"/>
              <w:adjustRightInd w:val="0"/>
              <w:jc w:val="both"/>
              <w:rPr>
                <w:rFonts w:cstheme="minorHAnsi"/>
                <w:color w:val="8EAADB" w:themeColor="accent1" w:themeTint="99"/>
                <w:sz w:val="20"/>
                <w:szCs w:val="20"/>
                <w:lang w:val="en-US"/>
              </w:rPr>
            </w:pPr>
            <w:r w:rsidRPr="005C62DA">
              <w:rPr>
                <w:rFonts w:cstheme="minorHAnsi"/>
                <w:color w:val="8EAADB" w:themeColor="accent1" w:themeTint="99"/>
                <w:sz w:val="20"/>
                <w:szCs w:val="20"/>
                <w:lang w:val="en-US"/>
              </w:rPr>
              <w:t>This information is only available through ad hoc surveys, which are virtually incompatible with long-term, geographically widespread monitoring of antibiotic consumption.</w:t>
            </w:r>
          </w:p>
          <w:p w14:paraId="3FFC9589" w14:textId="77777777" w:rsidR="004D6C9F" w:rsidRPr="005C62DA" w:rsidRDefault="004D6C9F" w:rsidP="004D6C9F">
            <w:pPr>
              <w:autoSpaceDE w:val="0"/>
              <w:autoSpaceDN w:val="0"/>
              <w:adjustRightInd w:val="0"/>
              <w:jc w:val="both"/>
              <w:rPr>
                <w:rFonts w:cstheme="minorHAnsi"/>
                <w:sz w:val="20"/>
                <w:szCs w:val="20"/>
                <w:lang w:val="en-US"/>
              </w:rPr>
            </w:pPr>
          </w:p>
          <w:p w14:paraId="61C49F69" w14:textId="77777777" w:rsidR="004D6C9F" w:rsidRPr="005C62DA" w:rsidRDefault="004D6C9F" w:rsidP="004D6C9F">
            <w:pPr>
              <w:autoSpaceDE w:val="0"/>
              <w:autoSpaceDN w:val="0"/>
              <w:adjustRightInd w:val="0"/>
              <w:jc w:val="both"/>
              <w:rPr>
                <w:rFonts w:cstheme="minorHAnsi"/>
                <w:b/>
                <w:sz w:val="20"/>
                <w:szCs w:val="20"/>
                <w:u w:val="single"/>
                <w:lang w:val="en-US"/>
              </w:rPr>
            </w:pPr>
            <w:r w:rsidRPr="005C62DA">
              <w:rPr>
                <w:rFonts w:cstheme="minorHAnsi"/>
                <w:b/>
                <w:sz w:val="20"/>
                <w:szCs w:val="20"/>
                <w:u w:val="single"/>
                <w:lang w:val="en-US"/>
              </w:rPr>
              <w:t>Number of treatments</w:t>
            </w:r>
          </w:p>
          <w:p w14:paraId="4F246E90" w14:textId="77777777" w:rsidR="004D6C9F" w:rsidRPr="005C62DA" w:rsidRDefault="004D6C9F" w:rsidP="004D6C9F">
            <w:pPr>
              <w:autoSpaceDE w:val="0"/>
              <w:autoSpaceDN w:val="0"/>
              <w:adjustRightInd w:val="0"/>
              <w:jc w:val="both"/>
              <w:rPr>
                <w:rFonts w:cstheme="minorHAnsi"/>
                <w:sz w:val="20"/>
                <w:szCs w:val="20"/>
                <w:lang w:val="en-US"/>
              </w:rPr>
            </w:pPr>
            <w:r w:rsidRPr="005C62DA">
              <w:rPr>
                <w:rFonts w:cstheme="minorHAnsi"/>
                <w:sz w:val="20"/>
                <w:szCs w:val="20"/>
                <w:lang w:val="en-US"/>
              </w:rPr>
              <w:t>To calculate this indicator, simply count the number of new antibiotic prescriptions per unit of time. This information may be available from certain hospital pharmacies, or by analyzing data from health insurance funds.</w:t>
            </w:r>
          </w:p>
          <w:p w14:paraId="43B267F9" w14:textId="77777777" w:rsidR="004D6C9F" w:rsidRPr="005C62DA" w:rsidRDefault="004D6C9F" w:rsidP="006028DA">
            <w:pPr>
              <w:autoSpaceDE w:val="0"/>
              <w:autoSpaceDN w:val="0"/>
              <w:adjustRightInd w:val="0"/>
              <w:jc w:val="both"/>
              <w:rPr>
                <w:rFonts w:cstheme="minorHAnsi"/>
                <w:b/>
                <w:sz w:val="20"/>
                <w:szCs w:val="20"/>
                <w:u w:val="single"/>
                <w:lang w:val="en-US"/>
              </w:rPr>
            </w:pPr>
          </w:p>
          <w:p w14:paraId="2E4B973F" w14:textId="77777777" w:rsidR="004D6C9F" w:rsidRPr="006028DA" w:rsidRDefault="004D6C9F" w:rsidP="004D6C9F">
            <w:pPr>
              <w:autoSpaceDE w:val="0"/>
              <w:autoSpaceDN w:val="0"/>
              <w:adjustRightInd w:val="0"/>
              <w:jc w:val="both"/>
              <w:rPr>
                <w:rFonts w:cstheme="minorHAnsi"/>
                <w:sz w:val="18"/>
                <w:szCs w:val="18"/>
              </w:rPr>
            </w:pPr>
            <w:proofErr w:type="spellStart"/>
            <w:r w:rsidRPr="006028DA">
              <w:rPr>
                <w:rFonts w:cstheme="minorHAnsi"/>
                <w:sz w:val="18"/>
                <w:szCs w:val="18"/>
              </w:rPr>
              <w:t>Advantages</w:t>
            </w:r>
            <w:proofErr w:type="spellEnd"/>
            <w:r w:rsidRPr="006028DA">
              <w:rPr>
                <w:rFonts w:cstheme="minorHAnsi"/>
                <w:sz w:val="18"/>
                <w:szCs w:val="18"/>
              </w:rPr>
              <w:t xml:space="preserve"> of </w:t>
            </w:r>
            <w:proofErr w:type="spellStart"/>
            <w:r w:rsidRPr="006028DA">
              <w:rPr>
                <w:rFonts w:cstheme="minorHAnsi"/>
                <w:sz w:val="18"/>
                <w:szCs w:val="18"/>
              </w:rPr>
              <w:t>this</w:t>
            </w:r>
            <w:proofErr w:type="spellEnd"/>
            <w:r w:rsidRPr="006028DA">
              <w:rPr>
                <w:rFonts w:cstheme="minorHAnsi"/>
                <w:sz w:val="18"/>
                <w:szCs w:val="18"/>
              </w:rPr>
              <w:t xml:space="preserve"> </w:t>
            </w:r>
            <w:proofErr w:type="spellStart"/>
            <w:r w:rsidRPr="006028DA">
              <w:rPr>
                <w:rFonts w:cstheme="minorHAnsi"/>
                <w:sz w:val="18"/>
                <w:szCs w:val="18"/>
              </w:rPr>
              <w:t>indicator</w:t>
            </w:r>
            <w:proofErr w:type="spellEnd"/>
            <w:r w:rsidRPr="006028DA">
              <w:rPr>
                <w:rFonts w:cstheme="minorHAnsi"/>
                <w:sz w:val="18"/>
                <w:szCs w:val="18"/>
              </w:rPr>
              <w:t xml:space="preserve"> :</w:t>
            </w:r>
          </w:p>
          <w:p w14:paraId="24F612EC" w14:textId="67F6A7ED" w:rsidR="004D6C9F" w:rsidRPr="006028DA" w:rsidRDefault="004D6C9F" w:rsidP="00D70EAC">
            <w:pPr>
              <w:pStyle w:val="Paragraphedeliste"/>
              <w:numPr>
                <w:ilvl w:val="0"/>
                <w:numId w:val="1"/>
              </w:numPr>
              <w:autoSpaceDE w:val="0"/>
              <w:autoSpaceDN w:val="0"/>
              <w:adjustRightInd w:val="0"/>
              <w:jc w:val="both"/>
              <w:rPr>
                <w:rFonts w:cstheme="minorHAnsi"/>
                <w:sz w:val="18"/>
                <w:szCs w:val="18"/>
              </w:rPr>
            </w:pPr>
            <w:proofErr w:type="gramStart"/>
            <w:r w:rsidRPr="006028DA">
              <w:rPr>
                <w:rFonts w:cstheme="minorHAnsi"/>
                <w:sz w:val="18"/>
                <w:szCs w:val="18"/>
              </w:rPr>
              <w:t>it</w:t>
            </w:r>
            <w:proofErr w:type="gramEnd"/>
            <w:r w:rsidRPr="006028DA">
              <w:rPr>
                <w:rFonts w:cstheme="minorHAnsi"/>
                <w:sz w:val="18"/>
                <w:szCs w:val="18"/>
              </w:rPr>
              <w:t xml:space="preserve"> complements the DDJ,</w:t>
            </w:r>
          </w:p>
          <w:p w14:paraId="0F40A2B5" w14:textId="70247659"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it</w:t>
            </w:r>
            <w:proofErr w:type="gramEnd"/>
            <w:r w:rsidRPr="005C62DA">
              <w:rPr>
                <w:rFonts w:cstheme="minorHAnsi"/>
                <w:sz w:val="18"/>
                <w:szCs w:val="18"/>
                <w:lang w:val="en-US"/>
              </w:rPr>
              <w:t xml:space="preserve"> provides a good approximation of the number of individuals exposed (or newly exposed) per unit of time.</w:t>
            </w:r>
          </w:p>
          <w:p w14:paraId="3DAEAB5B" w14:textId="77777777" w:rsidR="004D6C9F" w:rsidRPr="005C62DA" w:rsidRDefault="004D6C9F" w:rsidP="004D6C9F">
            <w:pPr>
              <w:autoSpaceDE w:val="0"/>
              <w:autoSpaceDN w:val="0"/>
              <w:adjustRightInd w:val="0"/>
              <w:jc w:val="both"/>
              <w:rPr>
                <w:rFonts w:cstheme="minorHAnsi"/>
                <w:b/>
                <w:sz w:val="18"/>
                <w:szCs w:val="18"/>
                <w:u w:val="single"/>
                <w:lang w:val="en-US"/>
              </w:rPr>
            </w:pPr>
          </w:p>
          <w:p w14:paraId="70F0A556" w14:textId="77777777" w:rsidR="004D6C9F" w:rsidRPr="006028DA" w:rsidRDefault="004D6C9F" w:rsidP="004D6C9F">
            <w:pPr>
              <w:autoSpaceDE w:val="0"/>
              <w:autoSpaceDN w:val="0"/>
              <w:adjustRightInd w:val="0"/>
              <w:jc w:val="both"/>
              <w:rPr>
                <w:rFonts w:cstheme="minorHAnsi"/>
                <w:sz w:val="18"/>
                <w:szCs w:val="18"/>
              </w:rPr>
            </w:pPr>
            <w:r w:rsidRPr="006028DA">
              <w:rPr>
                <w:rFonts w:cstheme="minorHAnsi"/>
                <w:sz w:val="18"/>
                <w:szCs w:val="18"/>
              </w:rPr>
              <w:t xml:space="preserve">Limitations of </w:t>
            </w:r>
            <w:proofErr w:type="spellStart"/>
            <w:r w:rsidRPr="006028DA">
              <w:rPr>
                <w:rFonts w:cstheme="minorHAnsi"/>
                <w:sz w:val="18"/>
                <w:szCs w:val="18"/>
              </w:rPr>
              <w:t>this</w:t>
            </w:r>
            <w:proofErr w:type="spellEnd"/>
            <w:r w:rsidRPr="006028DA">
              <w:rPr>
                <w:rFonts w:cstheme="minorHAnsi"/>
                <w:sz w:val="18"/>
                <w:szCs w:val="18"/>
              </w:rPr>
              <w:t xml:space="preserve"> </w:t>
            </w:r>
            <w:proofErr w:type="spellStart"/>
            <w:r w:rsidRPr="006028DA">
              <w:rPr>
                <w:rFonts w:cstheme="minorHAnsi"/>
                <w:sz w:val="18"/>
                <w:szCs w:val="18"/>
              </w:rPr>
              <w:t>indicator</w:t>
            </w:r>
            <w:proofErr w:type="spellEnd"/>
            <w:r w:rsidRPr="006028DA">
              <w:rPr>
                <w:rFonts w:cstheme="minorHAnsi"/>
                <w:sz w:val="18"/>
                <w:szCs w:val="18"/>
              </w:rPr>
              <w:t xml:space="preserve"> :</w:t>
            </w:r>
          </w:p>
          <w:p w14:paraId="5B03C7EE" w14:textId="6252874D"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it</w:t>
            </w:r>
            <w:proofErr w:type="gramEnd"/>
            <w:r w:rsidRPr="005C62DA">
              <w:rPr>
                <w:rFonts w:cstheme="minorHAnsi"/>
                <w:sz w:val="18"/>
                <w:szCs w:val="18"/>
                <w:lang w:val="en-US"/>
              </w:rPr>
              <w:t xml:space="preserve"> does not provide information on the quantities of antibiotics delivered to a population.</w:t>
            </w:r>
          </w:p>
          <w:p w14:paraId="3AE25176" w14:textId="0017BF44" w:rsidR="0049562E"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estimating</w:t>
            </w:r>
            <w:proofErr w:type="gramEnd"/>
            <w:r w:rsidRPr="005C62DA">
              <w:rPr>
                <w:rFonts w:cstheme="minorHAnsi"/>
                <w:sz w:val="18"/>
                <w:szCs w:val="18"/>
                <w:lang w:val="en-US"/>
              </w:rPr>
              <w:t xml:space="preserve"> the number of exposed (or newly exposed) individuals using this indicator is more difficult in the case of therapeutic combinations, which is frequently the case in hospital or outpatient settings for certain treatments (e.g. tuberculosis).</w:t>
            </w:r>
          </w:p>
          <w:p w14:paraId="0C0086F9" w14:textId="77777777" w:rsidR="004D6C9F" w:rsidRPr="005C62DA" w:rsidRDefault="004D6C9F" w:rsidP="004D6C9F">
            <w:pPr>
              <w:pStyle w:val="Paragraphedeliste"/>
              <w:autoSpaceDE w:val="0"/>
              <w:autoSpaceDN w:val="0"/>
              <w:adjustRightInd w:val="0"/>
              <w:jc w:val="both"/>
              <w:rPr>
                <w:rFonts w:cstheme="minorHAnsi"/>
                <w:sz w:val="20"/>
                <w:szCs w:val="20"/>
                <w:lang w:val="en-US"/>
              </w:rPr>
            </w:pPr>
          </w:p>
          <w:p w14:paraId="2CFDCE88" w14:textId="77777777" w:rsidR="004D6C9F" w:rsidRPr="00A07935" w:rsidRDefault="004D6C9F" w:rsidP="004D6C9F">
            <w:pPr>
              <w:spacing w:line="276" w:lineRule="auto"/>
              <w:ind w:right="102"/>
              <w:jc w:val="both"/>
              <w:rPr>
                <w:rFonts w:eastAsia="Microsoft Sans Serif" w:cstheme="minorHAnsi"/>
                <w:b/>
                <w:sz w:val="20"/>
                <w:szCs w:val="20"/>
                <w:u w:val="single"/>
                <w:lang w:val="en-GB"/>
              </w:rPr>
            </w:pPr>
            <w:r w:rsidRPr="00A07935">
              <w:rPr>
                <w:rFonts w:eastAsia="Microsoft Sans Serif" w:cstheme="minorHAnsi"/>
                <w:b/>
                <w:sz w:val="20"/>
                <w:szCs w:val="20"/>
                <w:u w:val="single"/>
                <w:lang w:val="en-GB"/>
              </w:rPr>
              <w:t xml:space="preserve">ECDC indicator: share of broad-spectrum antibiotics in ATC class J01: </w:t>
            </w:r>
          </w:p>
          <w:p w14:paraId="725A36CD" w14:textId="1A66AFB4" w:rsidR="00430EB6" w:rsidRDefault="004D6C9F" w:rsidP="004D6C9F">
            <w:p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C3-4G, piperacillin-tazobactam combination, aztreonam, carbapenems, fluoroquinolones, glycopeptides, linezolid, tedizolid, daptomycin and</w:t>
            </w:r>
            <w:r w:rsidR="00A07935" w:rsidRPr="00A07935">
              <w:rPr>
                <w:rFonts w:eastAsia="Microsoft Sans Serif" w:cstheme="minorHAnsi"/>
                <w:sz w:val="20"/>
                <w:szCs w:val="20"/>
                <w:lang w:val="en-GB"/>
              </w:rPr>
              <w:t xml:space="preserve"> </w:t>
            </w:r>
            <w:r w:rsidRPr="00A07935">
              <w:rPr>
                <w:rFonts w:eastAsia="Microsoft Sans Serif" w:cstheme="minorHAnsi"/>
                <w:sz w:val="20"/>
                <w:szCs w:val="20"/>
                <w:lang w:val="en-GB"/>
              </w:rPr>
              <w:t>colistin.</w:t>
            </w:r>
          </w:p>
          <w:p w14:paraId="706F5E6F" w14:textId="77777777" w:rsidR="008D72B1" w:rsidRPr="00A07935" w:rsidRDefault="008D72B1" w:rsidP="004D6C9F">
            <w:pPr>
              <w:spacing w:line="276" w:lineRule="auto"/>
              <w:ind w:right="102"/>
              <w:jc w:val="both"/>
              <w:rPr>
                <w:rFonts w:eastAsia="Microsoft Sans Serif" w:cstheme="minorHAnsi"/>
                <w:sz w:val="20"/>
                <w:szCs w:val="20"/>
                <w:lang w:val="en-GB"/>
              </w:rPr>
            </w:pPr>
          </w:p>
          <w:p w14:paraId="1670FBB4" w14:textId="74E48511" w:rsidR="00920565" w:rsidRPr="008D72B1" w:rsidRDefault="00920565" w:rsidP="00920565">
            <w:pPr>
              <w:spacing w:line="276" w:lineRule="auto"/>
              <w:ind w:right="102"/>
              <w:jc w:val="both"/>
              <w:rPr>
                <w:rFonts w:cstheme="minorHAnsi"/>
                <w:b/>
                <w:iCs/>
                <w:sz w:val="20"/>
                <w:szCs w:val="20"/>
                <w:lang w:val="en-GB"/>
              </w:rPr>
            </w:pPr>
            <w:r w:rsidRPr="008D72B1">
              <w:rPr>
                <w:rFonts w:cstheme="minorHAnsi"/>
                <w:b/>
                <w:iCs/>
                <w:sz w:val="20"/>
                <w:szCs w:val="20"/>
                <w:u w:val="single"/>
                <w:lang w:val="en-GB"/>
              </w:rPr>
              <w:t>Proxy definition</w:t>
            </w:r>
            <w:r w:rsidRPr="008D72B1">
              <w:rPr>
                <w:rFonts w:cstheme="minorHAnsi"/>
                <w:b/>
                <w:iCs/>
                <w:sz w:val="20"/>
                <w:szCs w:val="20"/>
                <w:lang w:val="en-GB"/>
              </w:rPr>
              <w:t xml:space="preserve"> of preliminary ATB consumption is based on the following ATC dispensing :</w:t>
            </w:r>
          </w:p>
          <w:p w14:paraId="7DD1E0E5" w14:textId="00EE1C9E" w:rsidR="00920565" w:rsidRPr="008D72B1" w:rsidRDefault="00920565" w:rsidP="00D70EAC">
            <w:pPr>
              <w:pStyle w:val="Paragraphedeliste"/>
              <w:numPr>
                <w:ilvl w:val="0"/>
                <w:numId w:val="3"/>
              </w:numPr>
              <w:spacing w:line="276" w:lineRule="auto"/>
              <w:ind w:right="102"/>
              <w:jc w:val="both"/>
              <w:rPr>
                <w:rFonts w:cstheme="minorHAnsi"/>
                <w:b/>
                <w:iCs/>
                <w:sz w:val="20"/>
                <w:szCs w:val="20"/>
                <w:lang w:val="en-GB"/>
              </w:rPr>
            </w:pPr>
            <w:r w:rsidRPr="008D72B1">
              <w:rPr>
                <w:rFonts w:cstheme="minorHAnsi"/>
                <w:b/>
                <w:iCs/>
                <w:sz w:val="20"/>
                <w:szCs w:val="20"/>
                <w:lang w:val="en-GB"/>
              </w:rPr>
              <w:t>J01</w:t>
            </w:r>
          </w:p>
          <w:p w14:paraId="49CC7C3D" w14:textId="1C367725" w:rsidR="00920565" w:rsidRPr="008D72B1" w:rsidRDefault="00920565" w:rsidP="00D70EAC">
            <w:pPr>
              <w:pStyle w:val="Paragraphedeliste"/>
              <w:numPr>
                <w:ilvl w:val="0"/>
                <w:numId w:val="3"/>
              </w:numPr>
              <w:spacing w:line="276" w:lineRule="auto"/>
              <w:ind w:right="102"/>
              <w:jc w:val="both"/>
              <w:rPr>
                <w:rFonts w:cstheme="minorHAnsi"/>
                <w:b/>
                <w:iCs/>
                <w:sz w:val="20"/>
                <w:szCs w:val="20"/>
                <w:lang w:val="en-GB"/>
              </w:rPr>
            </w:pPr>
            <w:r w:rsidRPr="008D72B1">
              <w:rPr>
                <w:rFonts w:cstheme="minorHAnsi"/>
                <w:b/>
                <w:iCs/>
                <w:sz w:val="20"/>
                <w:szCs w:val="20"/>
                <w:lang w:val="en-GB"/>
              </w:rPr>
              <w:t>J04AB02</w:t>
            </w:r>
          </w:p>
          <w:p w14:paraId="70858933" w14:textId="1D57DB47" w:rsidR="00920565" w:rsidRPr="008D72B1" w:rsidRDefault="00920565" w:rsidP="00D70EAC">
            <w:pPr>
              <w:pStyle w:val="Paragraphedeliste"/>
              <w:numPr>
                <w:ilvl w:val="0"/>
                <w:numId w:val="3"/>
              </w:numPr>
              <w:spacing w:line="276" w:lineRule="auto"/>
              <w:ind w:right="102"/>
              <w:jc w:val="both"/>
              <w:rPr>
                <w:rFonts w:cstheme="minorHAnsi"/>
                <w:b/>
                <w:iCs/>
                <w:sz w:val="20"/>
                <w:szCs w:val="20"/>
                <w:lang w:val="en-GB"/>
              </w:rPr>
            </w:pPr>
            <w:r w:rsidRPr="008D72B1">
              <w:rPr>
                <w:rFonts w:cstheme="minorHAnsi"/>
                <w:b/>
                <w:iCs/>
                <w:sz w:val="20"/>
                <w:szCs w:val="20"/>
                <w:lang w:val="en-GB"/>
              </w:rPr>
              <w:t>P01AB</w:t>
            </w:r>
          </w:p>
          <w:p w14:paraId="4811D5B6" w14:textId="6D41FF59" w:rsidR="00920B1A" w:rsidRPr="00920B1A" w:rsidDel="00920B1A" w:rsidRDefault="00920B1A" w:rsidP="00C16AC8">
            <w:pPr>
              <w:pStyle w:val="Paragraphedeliste"/>
              <w:numPr>
                <w:ilvl w:val="0"/>
                <w:numId w:val="3"/>
              </w:numPr>
              <w:spacing w:line="276" w:lineRule="auto"/>
              <w:ind w:right="102"/>
              <w:jc w:val="both"/>
              <w:rPr>
                <w:del w:id="7" w:author="DALIGAULT, Melanie" w:date="2026-02-27T15:13:00Z"/>
                <w:rFonts w:eastAsia="Microsoft Sans Serif" w:cstheme="minorHAnsi"/>
                <w:b/>
                <w:sz w:val="20"/>
                <w:szCs w:val="20"/>
                <w:lang w:val="en-GB"/>
                <w:rPrChange w:id="8" w:author="DALIGAULT, Melanie" w:date="2026-02-27T15:13:00Z">
                  <w:rPr>
                    <w:del w:id="9" w:author="DALIGAULT, Melanie" w:date="2026-02-27T15:13:00Z"/>
                    <w:rFonts w:cstheme="minorHAnsi"/>
                    <w:b/>
                    <w:iCs/>
                    <w:sz w:val="20"/>
                    <w:szCs w:val="20"/>
                    <w:lang w:val="en-GB"/>
                  </w:rPr>
                </w:rPrChange>
              </w:rPr>
            </w:pPr>
            <w:ins w:id="10" w:author="DALIGAULT, Melanie" w:date="2026-02-27T15:13:00Z">
              <w:r w:rsidRPr="00920B1A">
                <w:rPr>
                  <w:rFonts w:cstheme="minorHAnsi"/>
                  <w:b/>
                  <w:iCs/>
                  <w:sz w:val="20"/>
                  <w:szCs w:val="20"/>
                  <w:lang w:val="en-GB"/>
                </w:rPr>
                <w:t>A07AA11</w:t>
              </w:r>
              <w:r>
                <w:rPr>
                  <w:rFonts w:cstheme="minorHAnsi"/>
                  <w:b/>
                  <w:iCs/>
                  <w:sz w:val="20"/>
                  <w:szCs w:val="20"/>
                  <w:lang w:val="en-GB"/>
                </w:rPr>
                <w:t xml:space="preserve"> and </w:t>
              </w:r>
            </w:ins>
            <w:r w:rsidR="00920565" w:rsidRPr="008D72B1">
              <w:rPr>
                <w:rFonts w:cstheme="minorHAnsi"/>
                <w:b/>
                <w:iCs/>
                <w:sz w:val="20"/>
                <w:szCs w:val="20"/>
                <w:lang w:val="en-GB"/>
              </w:rPr>
              <w:t>A07AA12</w:t>
            </w:r>
          </w:p>
          <w:p w14:paraId="17EDDC64" w14:textId="1C1E72C9" w:rsidR="00920B1A" w:rsidRDefault="00920B1A">
            <w:pPr>
              <w:pStyle w:val="Paragraphedeliste"/>
              <w:numPr>
                <w:ilvl w:val="0"/>
                <w:numId w:val="3"/>
              </w:numPr>
              <w:spacing w:line="276" w:lineRule="auto"/>
              <w:ind w:right="102"/>
              <w:jc w:val="both"/>
              <w:rPr>
                <w:ins w:id="11" w:author="DALIGAULT, Melanie" w:date="2026-02-27T15:15:00Z"/>
                <w:rFonts w:eastAsia="Microsoft Sans Serif" w:cstheme="minorHAnsi"/>
                <w:b/>
                <w:sz w:val="20"/>
                <w:szCs w:val="20"/>
                <w:lang w:val="en-GB"/>
              </w:rPr>
              <w:pPrChange w:id="12" w:author="DALIGAULT, Melanie" w:date="2026-02-27T15:13:00Z">
                <w:pPr>
                  <w:pStyle w:val="Paragraphedeliste"/>
                  <w:framePr w:hSpace="141" w:wrap="around" w:vAnchor="text" w:hAnchor="text" w:xAlign="center" w:y="1"/>
                  <w:numPr>
                    <w:numId w:val="3"/>
                  </w:numPr>
                  <w:spacing w:line="276" w:lineRule="auto"/>
                  <w:ind w:right="102" w:hanging="360"/>
                  <w:jc w:val="both"/>
                </w:pPr>
              </w:pPrChange>
            </w:pPr>
            <w:ins w:id="13" w:author="DALIGAULT, Melanie" w:date="2026-02-27T15:13:00Z">
              <w:r w:rsidRPr="00920B1A">
                <w:rPr>
                  <w:rFonts w:eastAsia="Microsoft Sans Serif" w:cstheme="minorHAnsi"/>
                  <w:b/>
                  <w:sz w:val="20"/>
                  <w:szCs w:val="20"/>
                  <w:lang w:val="en-GB"/>
                </w:rPr>
                <w:t>A02BD08</w:t>
              </w:r>
            </w:ins>
          </w:p>
          <w:p w14:paraId="5726458F" w14:textId="5ED5E27D" w:rsidR="00920B1A" w:rsidRPr="00920B1A" w:rsidRDefault="00920B1A">
            <w:pPr>
              <w:pStyle w:val="Paragraphedeliste"/>
              <w:numPr>
                <w:ilvl w:val="0"/>
                <w:numId w:val="3"/>
              </w:numPr>
              <w:spacing w:line="276" w:lineRule="auto"/>
              <w:ind w:right="102"/>
              <w:jc w:val="both"/>
              <w:rPr>
                <w:ins w:id="14" w:author="DALIGAULT, Melanie" w:date="2026-02-27T15:13:00Z"/>
                <w:rFonts w:eastAsia="Microsoft Sans Serif" w:cstheme="minorHAnsi"/>
                <w:b/>
                <w:sz w:val="20"/>
                <w:szCs w:val="20"/>
                <w:lang w:val="en-GB"/>
                <w:rPrChange w:id="15" w:author="DALIGAULT, Melanie" w:date="2026-02-27T15:15:00Z">
                  <w:rPr>
                    <w:ins w:id="16" w:author="DALIGAULT, Melanie" w:date="2026-02-27T15:13:00Z"/>
                    <w:lang w:val="en-GB"/>
                  </w:rPr>
                </w:rPrChange>
              </w:rPr>
              <w:pPrChange w:id="17" w:author="DALIGAULT, Melanie" w:date="2026-02-27T15:13:00Z">
                <w:pPr>
                  <w:pStyle w:val="Paragraphedeliste"/>
                  <w:framePr w:hSpace="141" w:wrap="around" w:vAnchor="text" w:hAnchor="text" w:xAlign="center" w:y="1"/>
                  <w:numPr>
                    <w:numId w:val="3"/>
                  </w:numPr>
                  <w:spacing w:line="276" w:lineRule="auto"/>
                  <w:ind w:right="102" w:hanging="360"/>
                  <w:jc w:val="both"/>
                </w:pPr>
              </w:pPrChange>
            </w:pPr>
            <w:ins w:id="18" w:author="DALIGAULT, Melanie" w:date="2026-02-27T15:15:00Z">
              <w:r w:rsidRPr="00920B1A">
                <w:rPr>
                  <w:rFonts w:eastAsia="Microsoft Sans Serif" w:cstheme="minorHAnsi"/>
                  <w:b/>
                  <w:sz w:val="20"/>
                  <w:szCs w:val="20"/>
                  <w:lang w:val="en-GB"/>
                </w:rPr>
                <w:t>J04AM02 and J04AM05</w:t>
              </w:r>
            </w:ins>
          </w:p>
          <w:p w14:paraId="457FA38B" w14:textId="5FE34A5E" w:rsidR="004246BC" w:rsidRPr="00920B1A" w:rsidRDefault="00920B1A">
            <w:pPr>
              <w:spacing w:line="276" w:lineRule="auto"/>
              <w:ind w:right="102"/>
              <w:jc w:val="both"/>
              <w:rPr>
                <w:rFonts w:eastAsia="Microsoft Sans Serif" w:cstheme="minorHAnsi"/>
                <w:b/>
                <w:i/>
                <w:color w:val="7F7F7F" w:themeColor="text1" w:themeTint="80"/>
                <w:sz w:val="20"/>
                <w:szCs w:val="20"/>
                <w:lang w:val="en-GB"/>
                <w:rPrChange w:id="19" w:author="DALIGAULT, Melanie" w:date="2026-02-27T15:15:00Z">
                  <w:rPr>
                    <w:lang w:val="en-GB"/>
                  </w:rPr>
                </w:rPrChange>
              </w:rPr>
              <w:pPrChange w:id="20" w:author="DALIGAULT, Melanie" w:date="2026-02-27T15:15:00Z">
                <w:pPr>
                  <w:framePr w:hSpace="141" w:wrap="around" w:vAnchor="text" w:hAnchor="text" w:xAlign="center" w:y="1"/>
                  <w:spacing w:line="276" w:lineRule="auto"/>
                  <w:ind w:right="102"/>
                  <w:jc w:val="both"/>
                </w:pPr>
              </w:pPrChange>
            </w:pPr>
            <w:ins w:id="21" w:author="DALIGAULT, Melanie" w:date="2026-02-27T15:15:00Z">
              <w:r>
                <w:rPr>
                  <w:rFonts w:eastAsia="Microsoft Sans Serif" w:cstheme="minorHAnsi"/>
                  <w:b/>
                  <w:i/>
                  <w:color w:val="7F7F7F" w:themeColor="text1" w:themeTint="80"/>
                  <w:sz w:val="20"/>
                  <w:szCs w:val="20"/>
                  <w:lang w:val="en-GB"/>
                </w:rPr>
                <w:t>To convert to CDU codes</w:t>
              </w:r>
            </w:ins>
          </w:p>
        </w:tc>
      </w:tr>
      <w:tr w:rsidR="00EB0E4A" w:rsidRPr="003B1104" w14:paraId="2BE1E66C" w14:textId="77777777" w:rsidTr="00161128">
        <w:trPr>
          <w:trHeight w:val="567"/>
        </w:trPr>
        <w:tc>
          <w:tcPr>
            <w:tcW w:w="3261" w:type="dxa"/>
          </w:tcPr>
          <w:p w14:paraId="436961D3" w14:textId="0CB82960" w:rsidR="00306494" w:rsidRPr="006E0AB6" w:rsidRDefault="0046049E" w:rsidP="00161128">
            <w:pPr>
              <w:spacing w:line="276" w:lineRule="auto"/>
              <w:ind w:left="107" w:right="306"/>
              <w:rPr>
                <w:rFonts w:ascii="Arial" w:eastAsia="Microsoft Sans Serif" w:hAnsi="Arial" w:cs="Arial"/>
                <w:b/>
                <w:spacing w:val="1"/>
                <w:sz w:val="24"/>
                <w:szCs w:val="24"/>
                <w:lang w:val="en-GB"/>
              </w:rPr>
            </w:pPr>
            <w:r w:rsidRPr="006E0AB6">
              <w:rPr>
                <w:rFonts w:ascii="Arial" w:eastAsia="Microsoft Sans Serif" w:hAnsi="Arial" w:cs="Arial"/>
                <w:b/>
                <w:sz w:val="24"/>
                <w:szCs w:val="24"/>
                <w:lang w:val="en-GB"/>
              </w:rPr>
              <w:lastRenderedPageBreak/>
              <w:t>Denominator</w:t>
            </w:r>
          </w:p>
        </w:tc>
        <w:tc>
          <w:tcPr>
            <w:tcW w:w="7898" w:type="dxa"/>
          </w:tcPr>
          <w:p w14:paraId="1E80BEB0" w14:textId="77777777" w:rsidR="004D6C9F" w:rsidRPr="005C62DA" w:rsidRDefault="004D6C9F" w:rsidP="004D6C9F">
            <w:pPr>
              <w:autoSpaceDE w:val="0"/>
              <w:autoSpaceDN w:val="0"/>
              <w:adjustRightInd w:val="0"/>
              <w:jc w:val="both"/>
              <w:rPr>
                <w:rFonts w:cstheme="minorHAnsi"/>
                <w:sz w:val="20"/>
                <w:szCs w:val="20"/>
                <w:lang w:val="en-US"/>
              </w:rPr>
            </w:pPr>
            <w:r w:rsidRPr="005C62DA">
              <w:rPr>
                <w:rFonts w:cstheme="minorHAnsi"/>
                <w:sz w:val="20"/>
                <w:szCs w:val="20"/>
                <w:lang w:val="en-US"/>
              </w:rPr>
              <w:t>The denominator to be taken into account must be the number of hospitalization days in the year studied.</w:t>
            </w:r>
          </w:p>
          <w:p w14:paraId="4C203A75" w14:textId="77777777" w:rsidR="004D6C9F" w:rsidRPr="005C62DA" w:rsidRDefault="004D6C9F" w:rsidP="004D6C9F">
            <w:pPr>
              <w:autoSpaceDE w:val="0"/>
              <w:autoSpaceDN w:val="0"/>
              <w:adjustRightInd w:val="0"/>
              <w:jc w:val="both"/>
              <w:rPr>
                <w:rFonts w:cstheme="minorHAnsi"/>
                <w:sz w:val="20"/>
                <w:szCs w:val="20"/>
                <w:lang w:val="en-US"/>
              </w:rPr>
            </w:pPr>
            <w:r w:rsidRPr="005C62DA">
              <w:rPr>
                <w:rFonts w:cstheme="minorHAnsi"/>
                <w:sz w:val="20"/>
                <w:szCs w:val="20"/>
                <w:lang w:val="en-US"/>
              </w:rPr>
              <w:t xml:space="preserve">The result will be expressed in DDD/1000 hospital days, by multiplying the ratio between the </w:t>
            </w:r>
            <w:proofErr w:type="gramStart"/>
            <w:r w:rsidRPr="005C62DA">
              <w:rPr>
                <w:rFonts w:cstheme="minorHAnsi"/>
                <w:sz w:val="20"/>
                <w:szCs w:val="20"/>
                <w:lang w:val="en-US"/>
              </w:rPr>
              <w:t>number</w:t>
            </w:r>
            <w:proofErr w:type="gramEnd"/>
            <w:r w:rsidRPr="005C62DA">
              <w:rPr>
                <w:rFonts w:cstheme="minorHAnsi"/>
                <w:sz w:val="20"/>
                <w:szCs w:val="20"/>
                <w:lang w:val="en-US"/>
              </w:rPr>
              <w:t xml:space="preserve"> of antibiotic DDD for the year studied/number of hospital days for the year studied by 1000.</w:t>
            </w:r>
          </w:p>
          <w:p w14:paraId="3CDAAB14" w14:textId="0B6F7027" w:rsidR="0096452A" w:rsidRPr="00F85056" w:rsidRDefault="004D6C9F" w:rsidP="004D6C9F">
            <w:pPr>
              <w:spacing w:line="276" w:lineRule="auto"/>
              <w:ind w:right="102"/>
              <w:jc w:val="both"/>
              <w:rPr>
                <w:rFonts w:eastAsia="Microsoft Sans Serif" w:cstheme="minorHAnsi"/>
                <w:i/>
                <w:color w:val="7F7F7F" w:themeColor="text1" w:themeTint="80"/>
                <w:sz w:val="20"/>
                <w:szCs w:val="20"/>
                <w:lang w:val="en-GB"/>
              </w:rPr>
            </w:pPr>
            <w:r w:rsidRPr="005C62DA">
              <w:rPr>
                <w:rFonts w:cstheme="minorHAnsi"/>
                <w:sz w:val="20"/>
                <w:szCs w:val="20"/>
                <w:lang w:val="en-US"/>
              </w:rPr>
              <w:t>Hospitalization days correspond to the number of days billed by the admissions office or equivalent structure, and also take into account day hospitalization and weekday hospitalization.</w:t>
            </w:r>
          </w:p>
        </w:tc>
      </w:tr>
      <w:tr w:rsidR="00F54FD5" w:rsidRPr="003B1104" w14:paraId="16A689D3" w14:textId="77777777" w:rsidTr="00D73395">
        <w:trPr>
          <w:trHeight w:val="567"/>
        </w:trPr>
        <w:tc>
          <w:tcPr>
            <w:tcW w:w="3261" w:type="dxa"/>
          </w:tcPr>
          <w:p w14:paraId="7D124867" w14:textId="77777777" w:rsidR="00F54FD5" w:rsidDel="0012746D" w:rsidRDefault="00F54FD5" w:rsidP="00F54FD5">
            <w:pPr>
              <w:spacing w:line="276" w:lineRule="auto"/>
              <w:ind w:left="107" w:right="307"/>
              <w:rPr>
                <w:rFonts w:ascii="Arial" w:eastAsia="Microsoft Sans Serif" w:hAnsi="Arial" w:cs="Arial"/>
                <w:b/>
                <w:sz w:val="24"/>
                <w:szCs w:val="24"/>
              </w:rPr>
            </w:pPr>
            <w:proofErr w:type="spellStart"/>
            <w:r>
              <w:rPr>
                <w:rFonts w:ascii="Arial" w:eastAsia="Microsoft Sans Serif" w:hAnsi="Arial" w:cs="Arial"/>
                <w:b/>
                <w:sz w:val="24"/>
                <w:szCs w:val="24"/>
              </w:rPr>
              <w:t>Adjustment</w:t>
            </w:r>
            <w:proofErr w:type="spellEnd"/>
          </w:p>
        </w:tc>
        <w:tc>
          <w:tcPr>
            <w:tcW w:w="7898" w:type="dxa"/>
          </w:tcPr>
          <w:p w14:paraId="4170923A" w14:textId="77777777" w:rsidR="00F54FD5" w:rsidRPr="00F54FD5" w:rsidRDefault="00F54FD5" w:rsidP="00F54FD5">
            <w:pPr>
              <w:spacing w:line="276" w:lineRule="auto"/>
              <w:ind w:right="102"/>
              <w:jc w:val="both"/>
              <w:rPr>
                <w:rFonts w:ascii="Arial" w:eastAsia="Microsoft Sans Serif" w:hAnsi="Arial" w:cs="Arial"/>
                <w:i/>
                <w:color w:val="7F7F7F" w:themeColor="text1" w:themeTint="80"/>
                <w:w w:val="105"/>
                <w:sz w:val="24"/>
                <w:szCs w:val="24"/>
                <w:lang w:val="en-GB"/>
              </w:rPr>
            </w:pPr>
            <w:r w:rsidRPr="00F54FD5">
              <w:rPr>
                <w:rFonts w:ascii="Arial" w:eastAsia="Microsoft Sans Serif" w:hAnsi="Arial" w:cs="Arial"/>
                <w:i/>
                <w:color w:val="7F7F7F" w:themeColor="text1" w:themeTint="80"/>
                <w:sz w:val="24"/>
                <w:szCs w:val="24"/>
                <w:lang w:val="en-GB"/>
              </w:rPr>
              <w:t>when necessary, method of adjustment, standardisation, or weighting</w:t>
            </w:r>
          </w:p>
        </w:tc>
      </w:tr>
      <w:tr w:rsidR="00EB0E4A" w:rsidRPr="006E0AB6" w14:paraId="2BD12A11" w14:textId="77777777" w:rsidTr="00161128">
        <w:trPr>
          <w:trHeight w:val="567"/>
        </w:trPr>
        <w:tc>
          <w:tcPr>
            <w:tcW w:w="3261" w:type="dxa"/>
          </w:tcPr>
          <w:p w14:paraId="5B748059" w14:textId="641FD415" w:rsidR="0097191E" w:rsidRPr="00EB0E4A" w:rsidRDefault="0046049E" w:rsidP="00CC0ADC">
            <w:pPr>
              <w:spacing w:line="276" w:lineRule="auto"/>
              <w:ind w:left="107" w:right="307"/>
              <w:rPr>
                <w:rFonts w:ascii="Arial" w:eastAsia="Microsoft Sans Serif" w:hAnsi="Arial" w:cs="Arial"/>
                <w:b/>
                <w:sz w:val="24"/>
                <w:szCs w:val="24"/>
              </w:rPr>
            </w:pPr>
            <w:r>
              <w:rPr>
                <w:rFonts w:ascii="Arial" w:eastAsia="Microsoft Sans Serif" w:hAnsi="Arial" w:cs="Arial"/>
                <w:b/>
                <w:sz w:val="24"/>
                <w:szCs w:val="24"/>
              </w:rPr>
              <w:t>Data source</w:t>
            </w:r>
          </w:p>
        </w:tc>
        <w:tc>
          <w:tcPr>
            <w:tcW w:w="7898" w:type="dxa"/>
          </w:tcPr>
          <w:p w14:paraId="1F6CCBBF" w14:textId="2D510B5E" w:rsidR="00D735BB" w:rsidRPr="00E2533F" w:rsidRDefault="00E2533F" w:rsidP="001C7B33">
            <w:pPr>
              <w:spacing w:line="276" w:lineRule="auto"/>
              <w:ind w:right="102"/>
              <w:jc w:val="both"/>
              <w:rPr>
                <w:rFonts w:eastAsia="Microsoft Sans Serif" w:cstheme="minorHAnsi"/>
                <w:sz w:val="20"/>
                <w:szCs w:val="20"/>
                <w:lang w:val="en-ZA"/>
              </w:rPr>
            </w:pPr>
            <w:r w:rsidRPr="00E2533F">
              <w:rPr>
                <w:rFonts w:eastAsia="Microsoft Sans Serif" w:cstheme="minorHAnsi"/>
                <w:sz w:val="20"/>
                <w:szCs w:val="20"/>
                <w:lang w:val="en-GB"/>
              </w:rPr>
              <w:t>Hospital Health Data Warehouse</w:t>
            </w:r>
          </w:p>
        </w:tc>
      </w:tr>
      <w:tr w:rsidR="00CE2161" w:rsidRPr="003B1104" w14:paraId="1665F393" w14:textId="77777777" w:rsidTr="00730DA2">
        <w:trPr>
          <w:trHeight w:val="567"/>
        </w:trPr>
        <w:tc>
          <w:tcPr>
            <w:tcW w:w="3261" w:type="dxa"/>
          </w:tcPr>
          <w:p w14:paraId="46BF600D" w14:textId="513C7D99" w:rsidR="00CE2161" w:rsidRPr="0012746D" w:rsidRDefault="00A4178B" w:rsidP="00D94E00">
            <w:pPr>
              <w:spacing w:line="276" w:lineRule="auto"/>
              <w:ind w:right="307"/>
              <w:rPr>
                <w:rFonts w:ascii="Arial" w:eastAsia="Microsoft Sans Serif" w:hAnsi="Arial" w:cs="Arial"/>
                <w:b/>
                <w:sz w:val="24"/>
                <w:szCs w:val="24"/>
                <w:lang w:val="en-ZA"/>
              </w:rPr>
            </w:pPr>
            <w:r>
              <w:rPr>
                <w:rFonts w:ascii="Arial" w:eastAsia="Microsoft Sans Serif" w:hAnsi="Arial" w:cs="Arial"/>
                <w:b/>
                <w:sz w:val="24"/>
                <w:szCs w:val="24"/>
                <w:lang w:val="en-ZA"/>
              </w:rPr>
              <w:t>F</w:t>
            </w:r>
            <w:r w:rsidR="00A562CA">
              <w:rPr>
                <w:rFonts w:ascii="Arial" w:eastAsia="Microsoft Sans Serif" w:hAnsi="Arial" w:cs="Arial"/>
                <w:b/>
                <w:sz w:val="24"/>
                <w:szCs w:val="24"/>
                <w:lang w:val="en-ZA"/>
              </w:rPr>
              <w:t>orm of result</w:t>
            </w:r>
          </w:p>
        </w:tc>
        <w:tc>
          <w:tcPr>
            <w:tcW w:w="7898" w:type="dxa"/>
          </w:tcPr>
          <w:p w14:paraId="36D4A25F" w14:textId="7EE0695A" w:rsidR="00CC0ADC" w:rsidRPr="00F54FD5" w:rsidRDefault="004D6C9F" w:rsidP="00CC0ADC">
            <w:pPr>
              <w:spacing w:line="276" w:lineRule="auto"/>
              <w:ind w:right="102"/>
              <w:jc w:val="both"/>
              <w:rPr>
                <w:rFonts w:ascii="Arial" w:eastAsia="Microsoft Sans Serif" w:hAnsi="Arial" w:cs="Arial"/>
                <w:i/>
                <w:color w:val="7F7F7F" w:themeColor="text1" w:themeTint="80"/>
                <w:w w:val="105"/>
                <w:sz w:val="24"/>
                <w:szCs w:val="24"/>
                <w:lang w:val="en-GB"/>
              </w:rPr>
            </w:pPr>
            <w:r w:rsidRPr="005C62DA">
              <w:rPr>
                <w:rFonts w:cstheme="minorHAnsi"/>
                <w:sz w:val="20"/>
                <w:szCs w:val="20"/>
                <w:lang w:val="en-US"/>
              </w:rPr>
              <w:t>The unit for monitoring antibiotic use is: the number of DDD per 1000 patients per day, which is estimated by the number of DDD per 1000 hospitalization days.</w:t>
            </w:r>
          </w:p>
        </w:tc>
      </w:tr>
      <w:tr w:rsidR="0013369C" w:rsidRPr="003B1104" w14:paraId="4910D1A4" w14:textId="77777777" w:rsidTr="00161128">
        <w:trPr>
          <w:trHeight w:val="567"/>
        </w:trPr>
        <w:tc>
          <w:tcPr>
            <w:tcW w:w="3261" w:type="dxa"/>
          </w:tcPr>
          <w:p w14:paraId="5BBA2F3C" w14:textId="77777777" w:rsidR="0013369C" w:rsidRPr="0015789F" w:rsidRDefault="0013369C" w:rsidP="0013369C">
            <w:pPr>
              <w:spacing w:line="276" w:lineRule="auto"/>
              <w:rPr>
                <w:rFonts w:ascii="Arial" w:eastAsia="Microsoft Sans Serif" w:hAnsi="Arial" w:cs="Arial"/>
                <w:b/>
                <w:spacing w:val="1"/>
                <w:sz w:val="24"/>
                <w:szCs w:val="24"/>
                <w:lang w:val="en-GB"/>
              </w:rPr>
            </w:pPr>
            <w:r w:rsidRPr="00F85470">
              <w:rPr>
                <w:rFonts w:ascii="Arial" w:eastAsia="Microsoft Sans Serif" w:hAnsi="Arial" w:cs="Arial"/>
                <w:b/>
                <w:sz w:val="24"/>
                <w:szCs w:val="24"/>
                <w:lang w:val="en-ZA"/>
              </w:rPr>
              <w:t>List of variables</w:t>
            </w:r>
            <w:r>
              <w:rPr>
                <w:rFonts w:ascii="Arial" w:eastAsia="Microsoft Sans Serif" w:hAnsi="Arial" w:cs="Arial"/>
                <w:b/>
                <w:sz w:val="24"/>
                <w:szCs w:val="24"/>
                <w:lang w:val="en-ZA"/>
              </w:rPr>
              <w:t xml:space="preserve"> necessary for indicators and metrological assessment</w:t>
            </w:r>
          </w:p>
          <w:p w14:paraId="473AA8AC" w14:textId="0A8642B7" w:rsidR="0013369C" w:rsidRPr="00FC32C4" w:rsidDel="00E04BCC" w:rsidRDefault="0013369C" w:rsidP="00E04BCC">
            <w:pPr>
              <w:spacing w:line="276" w:lineRule="auto"/>
              <w:ind w:left="107" w:right="307"/>
              <w:rPr>
                <w:rFonts w:ascii="Arial" w:eastAsia="Microsoft Sans Serif" w:hAnsi="Arial" w:cs="Arial"/>
                <w:b/>
                <w:sz w:val="24"/>
                <w:szCs w:val="24"/>
                <w:lang w:val="en-GB"/>
              </w:rPr>
            </w:pPr>
          </w:p>
        </w:tc>
        <w:tc>
          <w:tcPr>
            <w:tcW w:w="7898" w:type="dxa"/>
          </w:tcPr>
          <w:p w14:paraId="6ED37882" w14:textId="4B040559" w:rsidR="004D6C9F" w:rsidRPr="00A07935" w:rsidDel="003B1104" w:rsidRDefault="004D6C9F" w:rsidP="00D70EAC">
            <w:pPr>
              <w:pStyle w:val="Paragraphedeliste"/>
              <w:numPr>
                <w:ilvl w:val="0"/>
                <w:numId w:val="2"/>
              </w:numPr>
              <w:spacing w:line="276" w:lineRule="auto"/>
              <w:ind w:right="102"/>
              <w:jc w:val="both"/>
              <w:rPr>
                <w:del w:id="22" w:author="DALIGAULT, Melanie" w:date="2026-02-27T14:51:00Z"/>
                <w:rFonts w:eastAsia="Microsoft Sans Serif" w:cstheme="minorHAnsi"/>
                <w:sz w:val="20"/>
                <w:szCs w:val="20"/>
                <w:lang w:val="en-GB"/>
              </w:rPr>
            </w:pPr>
            <w:del w:id="23" w:author="DALIGAULT, Melanie" w:date="2026-02-27T14:51:00Z">
              <w:r w:rsidRPr="00A07935" w:rsidDel="003B1104">
                <w:rPr>
                  <w:rFonts w:eastAsia="Microsoft Sans Serif" w:cstheme="minorHAnsi"/>
                  <w:sz w:val="20"/>
                  <w:szCs w:val="20"/>
                  <w:lang w:val="en-GB"/>
                </w:rPr>
                <w:delText>Administrative and activity data</w:delText>
              </w:r>
            </w:del>
          </w:p>
          <w:p w14:paraId="41C3105B" w14:textId="7227C8C7" w:rsidR="004D6C9F" w:rsidRPr="00A07935" w:rsidDel="003B1104" w:rsidRDefault="004D6C9F" w:rsidP="00D70EAC">
            <w:pPr>
              <w:pStyle w:val="Paragraphedeliste"/>
              <w:numPr>
                <w:ilvl w:val="0"/>
                <w:numId w:val="2"/>
              </w:numPr>
              <w:spacing w:line="276" w:lineRule="auto"/>
              <w:ind w:right="102"/>
              <w:jc w:val="both"/>
              <w:rPr>
                <w:del w:id="24" w:author="DALIGAULT, Melanie" w:date="2026-02-27T14:51:00Z"/>
                <w:rFonts w:eastAsia="Microsoft Sans Serif" w:cstheme="minorHAnsi"/>
                <w:sz w:val="20"/>
                <w:szCs w:val="20"/>
                <w:lang w:val="en-GB"/>
              </w:rPr>
            </w:pPr>
            <w:del w:id="25" w:author="DALIGAULT, Melanie" w:date="2026-02-27T14:51:00Z">
              <w:r w:rsidRPr="00A07935" w:rsidDel="003B1104">
                <w:rPr>
                  <w:rFonts w:eastAsia="Microsoft Sans Serif" w:cstheme="minorHAnsi"/>
                  <w:sz w:val="20"/>
                  <w:szCs w:val="20"/>
                  <w:lang w:val="en-GB"/>
                </w:rPr>
                <w:delText>Administrative data used to characterize the healthcare facility:</w:delText>
              </w:r>
            </w:del>
          </w:p>
          <w:p w14:paraId="73575A15" w14:textId="0DC0E03F" w:rsidR="004D6C9F" w:rsidRPr="00A07935" w:rsidDel="003B1104" w:rsidRDefault="004D6C9F" w:rsidP="00D70EAC">
            <w:pPr>
              <w:pStyle w:val="Paragraphedeliste"/>
              <w:numPr>
                <w:ilvl w:val="0"/>
                <w:numId w:val="2"/>
              </w:numPr>
              <w:spacing w:line="276" w:lineRule="auto"/>
              <w:ind w:right="102"/>
              <w:jc w:val="both"/>
              <w:rPr>
                <w:del w:id="26" w:author="DALIGAULT, Melanie" w:date="2026-02-27T14:51:00Z"/>
                <w:rFonts w:eastAsia="Microsoft Sans Serif" w:cstheme="minorHAnsi"/>
                <w:sz w:val="20"/>
                <w:szCs w:val="20"/>
                <w:lang w:val="en-GB"/>
              </w:rPr>
            </w:pPr>
            <w:del w:id="27" w:author="DALIGAULT, Melanie" w:date="2026-02-27T14:51:00Z">
              <w:r w:rsidRPr="00A07935" w:rsidDel="003B1104">
                <w:rPr>
                  <w:rFonts w:eastAsia="Microsoft Sans Serif" w:cstheme="minorHAnsi"/>
                  <w:sz w:val="20"/>
                  <w:szCs w:val="20"/>
                  <w:lang w:val="en-GB"/>
                </w:rPr>
                <w:delText>Type of facility</w:delText>
              </w:r>
            </w:del>
          </w:p>
          <w:p w14:paraId="7927CE76" w14:textId="10335418" w:rsidR="004D6C9F" w:rsidRPr="00A07935" w:rsidDel="003B1104" w:rsidRDefault="004D6C9F" w:rsidP="00D70EAC">
            <w:pPr>
              <w:pStyle w:val="Paragraphedeliste"/>
              <w:numPr>
                <w:ilvl w:val="0"/>
                <w:numId w:val="2"/>
              </w:numPr>
              <w:spacing w:line="276" w:lineRule="auto"/>
              <w:ind w:right="102"/>
              <w:jc w:val="both"/>
              <w:rPr>
                <w:del w:id="28" w:author="DALIGAULT, Melanie" w:date="2026-02-27T14:51:00Z"/>
                <w:rFonts w:eastAsia="Microsoft Sans Serif" w:cstheme="minorHAnsi"/>
                <w:sz w:val="20"/>
                <w:szCs w:val="20"/>
                <w:lang w:val="en-GB"/>
              </w:rPr>
            </w:pPr>
            <w:del w:id="29" w:author="DALIGAULT, Melanie" w:date="2026-02-27T14:51:00Z">
              <w:r w:rsidRPr="00A07935" w:rsidDel="003B1104">
                <w:rPr>
                  <w:rFonts w:eastAsia="Microsoft Sans Serif" w:cstheme="minorHAnsi"/>
                  <w:sz w:val="20"/>
                  <w:szCs w:val="20"/>
                  <w:lang w:val="en-GB"/>
                </w:rPr>
                <w:delText>Geographic Finess no. and legal Finess no.</w:delText>
              </w:r>
            </w:del>
          </w:p>
          <w:p w14:paraId="756E6510" w14:textId="64930245" w:rsidR="004D6C9F" w:rsidRPr="00A07935" w:rsidDel="003B1104" w:rsidRDefault="004D6C9F" w:rsidP="00D70EAC">
            <w:pPr>
              <w:pStyle w:val="Paragraphedeliste"/>
              <w:numPr>
                <w:ilvl w:val="0"/>
                <w:numId w:val="2"/>
              </w:numPr>
              <w:spacing w:line="276" w:lineRule="auto"/>
              <w:ind w:right="102"/>
              <w:jc w:val="both"/>
              <w:rPr>
                <w:del w:id="30" w:author="DALIGAULT, Melanie" w:date="2026-02-27T14:51:00Z"/>
                <w:rFonts w:eastAsia="Microsoft Sans Serif" w:cstheme="minorHAnsi"/>
                <w:sz w:val="20"/>
                <w:szCs w:val="20"/>
                <w:lang w:val="en-GB"/>
              </w:rPr>
            </w:pPr>
            <w:del w:id="31" w:author="DALIGAULT, Melanie" w:date="2026-02-27T14:51:00Z">
              <w:r w:rsidRPr="00A07935" w:rsidDel="003B1104">
                <w:rPr>
                  <w:rFonts w:eastAsia="Microsoft Sans Serif" w:cstheme="minorHAnsi"/>
                  <w:sz w:val="20"/>
                  <w:szCs w:val="20"/>
                  <w:lang w:val="en-GB"/>
                </w:rPr>
                <w:delText>Total number of beds and number of beds per sector of activity: beds installed and corresponding to</w:delText>
              </w:r>
              <w:r w:rsidR="00A07935" w:rsidDel="003B1104">
                <w:rPr>
                  <w:rFonts w:eastAsia="Microsoft Sans Serif" w:cstheme="minorHAnsi"/>
                  <w:sz w:val="20"/>
                  <w:szCs w:val="20"/>
                  <w:lang w:val="en-GB"/>
                </w:rPr>
                <w:delText xml:space="preserve"> </w:delText>
              </w:r>
              <w:r w:rsidRPr="00A07935" w:rsidDel="003B1104">
                <w:rPr>
                  <w:rFonts w:eastAsia="Microsoft Sans Serif" w:cstheme="minorHAnsi"/>
                  <w:sz w:val="20"/>
                  <w:szCs w:val="20"/>
                  <w:lang w:val="en-GB"/>
                </w:rPr>
                <w:delText xml:space="preserve">hospitalization beds, including weekday hospitalization, </w:delText>
              </w:r>
              <w:r w:rsidR="00A07935" w:rsidDel="003B1104">
                <w:rPr>
                  <w:rFonts w:eastAsia="Microsoft Sans Serif" w:cstheme="minorHAnsi"/>
                  <w:sz w:val="20"/>
                  <w:szCs w:val="20"/>
                  <w:lang w:val="en-GB"/>
                </w:rPr>
                <w:delText xml:space="preserve">number of places for </w:delText>
              </w:r>
              <w:r w:rsidRPr="00A07935" w:rsidDel="003B1104">
                <w:rPr>
                  <w:rFonts w:eastAsia="Microsoft Sans Serif" w:cstheme="minorHAnsi"/>
                  <w:sz w:val="20"/>
                  <w:szCs w:val="20"/>
                  <w:lang w:val="en-GB"/>
                </w:rPr>
                <w:delText>outpatient sector, number of accommodation places for the EHPAD sector.</w:delText>
              </w:r>
            </w:del>
          </w:p>
          <w:p w14:paraId="272817C4" w14:textId="62CD8A80" w:rsidR="004D6C9F" w:rsidRPr="00A07935" w:rsidDel="003B1104" w:rsidRDefault="004D6C9F" w:rsidP="00D70EAC">
            <w:pPr>
              <w:pStyle w:val="Paragraphedeliste"/>
              <w:numPr>
                <w:ilvl w:val="0"/>
                <w:numId w:val="2"/>
              </w:numPr>
              <w:spacing w:line="276" w:lineRule="auto"/>
              <w:ind w:right="102"/>
              <w:jc w:val="both"/>
              <w:rPr>
                <w:del w:id="32" w:author="DALIGAULT, Melanie" w:date="2026-02-27T14:51:00Z"/>
                <w:rFonts w:eastAsia="Microsoft Sans Serif" w:cstheme="minorHAnsi"/>
                <w:sz w:val="20"/>
                <w:szCs w:val="20"/>
                <w:lang w:val="en-GB"/>
              </w:rPr>
            </w:pPr>
            <w:del w:id="33" w:author="DALIGAULT, Melanie" w:date="2026-02-27T14:51:00Z">
              <w:r w:rsidRPr="00A07935" w:rsidDel="003B1104">
                <w:rPr>
                  <w:rFonts w:eastAsia="Microsoft Sans Serif" w:cstheme="minorHAnsi"/>
                  <w:sz w:val="20"/>
                  <w:szCs w:val="20"/>
                  <w:lang w:val="en-GB"/>
                </w:rPr>
                <w:delText>Data on full hospitalization activities</w:delText>
              </w:r>
            </w:del>
          </w:p>
          <w:p w14:paraId="482484E8" w14:textId="03E766F7" w:rsidR="004D6C9F" w:rsidRPr="00A07935" w:rsidDel="003B1104" w:rsidRDefault="004D6C9F" w:rsidP="00D70EAC">
            <w:pPr>
              <w:pStyle w:val="Paragraphedeliste"/>
              <w:numPr>
                <w:ilvl w:val="0"/>
                <w:numId w:val="2"/>
              </w:numPr>
              <w:spacing w:line="276" w:lineRule="auto"/>
              <w:ind w:right="102"/>
              <w:jc w:val="both"/>
              <w:rPr>
                <w:del w:id="34" w:author="DALIGAULT, Melanie" w:date="2026-02-27T14:51:00Z"/>
                <w:rFonts w:eastAsia="Microsoft Sans Serif" w:cstheme="minorHAnsi"/>
                <w:sz w:val="20"/>
                <w:szCs w:val="20"/>
                <w:lang w:val="en-GB"/>
              </w:rPr>
            </w:pPr>
            <w:del w:id="35" w:author="DALIGAULT, Melanie" w:date="2026-02-27T14:51:00Z">
              <w:r w:rsidRPr="00A07935" w:rsidDel="003B1104">
                <w:rPr>
                  <w:rFonts w:eastAsia="Microsoft Sans Serif" w:cstheme="minorHAnsi"/>
                  <w:sz w:val="20"/>
                  <w:szCs w:val="20"/>
                  <w:lang w:val="en-GB"/>
                </w:rPr>
                <w:delText>Data on EHPAD sectors</w:delText>
              </w:r>
            </w:del>
          </w:p>
          <w:p w14:paraId="7B527126" w14:textId="5B3B5641" w:rsidR="00681970" w:rsidDel="00971CAA" w:rsidRDefault="004D6C9F" w:rsidP="00D70EAC">
            <w:pPr>
              <w:pStyle w:val="Paragraphedeliste"/>
              <w:numPr>
                <w:ilvl w:val="0"/>
                <w:numId w:val="2"/>
              </w:numPr>
              <w:spacing w:line="276" w:lineRule="auto"/>
              <w:ind w:right="102"/>
              <w:jc w:val="both"/>
              <w:rPr>
                <w:del w:id="36" w:author="DALIGAULT, Melanie" w:date="2026-02-27T14:51:00Z"/>
                <w:rFonts w:eastAsia="Microsoft Sans Serif" w:cstheme="minorHAnsi"/>
                <w:sz w:val="20"/>
                <w:szCs w:val="20"/>
                <w:lang w:val="en-GB"/>
              </w:rPr>
            </w:pPr>
            <w:del w:id="37" w:author="DALIGAULT, Melanie" w:date="2026-02-27T14:51:00Z">
              <w:r w:rsidRPr="00A07935" w:rsidDel="003B1104">
                <w:rPr>
                  <w:rFonts w:eastAsia="Microsoft Sans Serif" w:cstheme="minorHAnsi"/>
                  <w:sz w:val="20"/>
                  <w:szCs w:val="20"/>
                  <w:lang w:val="en-GB"/>
                </w:rPr>
                <w:delText>It is necessary to ensure strict consistency between the UF coding used by the administration</w:delText>
              </w:r>
              <w:r w:rsidR="00A07935" w:rsidDel="003B1104">
                <w:rPr>
                  <w:rFonts w:eastAsia="Microsoft Sans Serif" w:cstheme="minorHAnsi"/>
                  <w:sz w:val="20"/>
                  <w:szCs w:val="20"/>
                  <w:lang w:val="en-GB"/>
                </w:rPr>
                <w:delText xml:space="preserve"> </w:delText>
              </w:r>
              <w:r w:rsidRPr="00A07935" w:rsidDel="003B1104">
                <w:rPr>
                  <w:rFonts w:eastAsia="Microsoft Sans Serif" w:cstheme="minorHAnsi"/>
                  <w:sz w:val="20"/>
                  <w:szCs w:val="20"/>
                  <w:lang w:val="en-GB"/>
                </w:rPr>
                <w:delText>and pharmacy in order to link administrative data with consumption data for the activities concerned by the monitoring when analyzing the results.</w:delText>
              </w:r>
            </w:del>
          </w:p>
          <w:p w14:paraId="0E68D754" w14:textId="77777777" w:rsidR="00971CAA" w:rsidRPr="00971CAA" w:rsidRDefault="00971CAA">
            <w:pPr>
              <w:spacing w:line="276" w:lineRule="auto"/>
              <w:ind w:right="102"/>
              <w:jc w:val="both"/>
              <w:rPr>
                <w:ins w:id="38" w:author="DALIGAULT, Melanie" w:date="2026-02-27T15:18:00Z"/>
                <w:rFonts w:eastAsia="Microsoft Sans Serif" w:cstheme="minorHAnsi"/>
                <w:sz w:val="20"/>
                <w:szCs w:val="20"/>
                <w:lang w:val="en-GB"/>
                <w:rPrChange w:id="39" w:author="DALIGAULT, Melanie" w:date="2026-02-27T15:18:00Z">
                  <w:rPr>
                    <w:ins w:id="40" w:author="DALIGAULT, Melanie" w:date="2026-02-27T15:18:00Z"/>
                    <w:lang w:val="en-GB"/>
                  </w:rPr>
                </w:rPrChange>
              </w:rPr>
              <w:pPrChange w:id="41" w:author="DALIGAULT, Melanie" w:date="2026-02-27T15:18:00Z">
                <w:pPr>
                  <w:pStyle w:val="Paragraphedeliste"/>
                  <w:framePr w:hSpace="141" w:wrap="around" w:vAnchor="text" w:hAnchor="text" w:xAlign="center" w:y="1"/>
                  <w:numPr>
                    <w:numId w:val="2"/>
                  </w:numPr>
                  <w:spacing w:line="276" w:lineRule="auto"/>
                  <w:ind w:right="102" w:hanging="360"/>
                  <w:jc w:val="both"/>
                </w:pPr>
              </w:pPrChange>
            </w:pPr>
          </w:p>
          <w:p w14:paraId="437A3D5B" w14:textId="1D1F881A" w:rsidR="003B1104" w:rsidRDefault="003B1104" w:rsidP="003B1104">
            <w:pPr>
              <w:pStyle w:val="Paragraphedeliste"/>
              <w:numPr>
                <w:ilvl w:val="0"/>
                <w:numId w:val="2"/>
              </w:numPr>
              <w:spacing w:line="276" w:lineRule="auto"/>
              <w:ind w:right="102"/>
              <w:jc w:val="both"/>
              <w:rPr>
                <w:ins w:id="42" w:author="DALIGAULT, Melanie" w:date="2026-02-27T14:52:00Z"/>
                <w:rFonts w:eastAsia="Microsoft Sans Serif" w:cstheme="minorHAnsi"/>
                <w:sz w:val="20"/>
                <w:szCs w:val="20"/>
                <w:lang w:val="en-GB"/>
              </w:rPr>
            </w:pPr>
            <w:ins w:id="43" w:author="DALIGAULT, Melanie" w:date="2026-02-27T14:54:00Z">
              <w:r>
                <w:rPr>
                  <w:rFonts w:eastAsia="Microsoft Sans Serif" w:cstheme="minorHAnsi"/>
                  <w:sz w:val="20"/>
                  <w:szCs w:val="20"/>
                  <w:lang w:val="en-GB"/>
                </w:rPr>
                <w:t>M</w:t>
              </w:r>
              <w:r w:rsidRPr="003B1104">
                <w:rPr>
                  <w:rFonts w:eastAsia="Microsoft Sans Serif" w:cstheme="minorHAnsi"/>
                  <w:sz w:val="20"/>
                  <w:szCs w:val="20"/>
                  <w:lang w:val="en-GB"/>
                </w:rPr>
                <w:t>edical specialty</w:t>
              </w:r>
              <w:r>
                <w:rPr>
                  <w:rFonts w:eastAsia="Microsoft Sans Serif" w:cstheme="minorHAnsi"/>
                  <w:sz w:val="20"/>
                  <w:szCs w:val="20"/>
                  <w:lang w:val="en-GB"/>
                </w:rPr>
                <w:t xml:space="preserve"> (to define)</w:t>
              </w:r>
            </w:ins>
          </w:p>
          <w:p w14:paraId="1A65D3A2" w14:textId="614231B8" w:rsidR="003B1104" w:rsidRDefault="003B1104" w:rsidP="003B1104">
            <w:pPr>
              <w:pStyle w:val="Paragraphedeliste"/>
              <w:numPr>
                <w:ilvl w:val="0"/>
                <w:numId w:val="2"/>
              </w:numPr>
              <w:spacing w:line="276" w:lineRule="auto"/>
              <w:ind w:right="102"/>
              <w:jc w:val="both"/>
              <w:rPr>
                <w:ins w:id="44" w:author="DALIGAULT, Melanie" w:date="2026-02-27T14:51:00Z"/>
                <w:rFonts w:eastAsia="Microsoft Sans Serif" w:cstheme="minorHAnsi"/>
                <w:sz w:val="20"/>
                <w:szCs w:val="20"/>
                <w:lang w:val="en-GB"/>
              </w:rPr>
            </w:pPr>
            <w:ins w:id="45" w:author="DALIGAULT, Melanie" w:date="2026-02-27T14:51:00Z">
              <w:r>
                <w:rPr>
                  <w:rFonts w:eastAsia="Microsoft Sans Serif" w:cstheme="minorHAnsi"/>
                  <w:sz w:val="20"/>
                  <w:szCs w:val="20"/>
                  <w:lang w:val="en-GB"/>
                </w:rPr>
                <w:t>CDU</w:t>
              </w:r>
            </w:ins>
          </w:p>
          <w:p w14:paraId="2686E139" w14:textId="034C39BB" w:rsidR="003B1104" w:rsidRDefault="003B1104" w:rsidP="003B1104">
            <w:pPr>
              <w:pStyle w:val="Paragraphedeliste"/>
              <w:numPr>
                <w:ilvl w:val="0"/>
                <w:numId w:val="2"/>
              </w:numPr>
              <w:spacing w:line="276" w:lineRule="auto"/>
              <w:ind w:right="102"/>
              <w:jc w:val="both"/>
              <w:rPr>
                <w:ins w:id="46" w:author="DALIGAULT, Melanie" w:date="2026-02-27T14:51:00Z"/>
                <w:rFonts w:eastAsia="Microsoft Sans Serif" w:cstheme="minorHAnsi"/>
                <w:sz w:val="20"/>
                <w:szCs w:val="20"/>
                <w:lang w:val="en-GB"/>
              </w:rPr>
            </w:pPr>
            <w:ins w:id="47" w:author="DALIGAULT, Melanie" w:date="2026-02-27T14:51:00Z">
              <w:r>
                <w:rPr>
                  <w:rFonts w:eastAsia="Microsoft Sans Serif" w:cstheme="minorHAnsi"/>
                  <w:sz w:val="20"/>
                  <w:szCs w:val="20"/>
                  <w:lang w:val="en-GB"/>
                </w:rPr>
                <w:t>Number of CDU</w:t>
              </w:r>
            </w:ins>
          </w:p>
          <w:p w14:paraId="1E4F5E01" w14:textId="66C06BF9" w:rsidR="003B1104" w:rsidRDefault="003B1104" w:rsidP="003B1104">
            <w:pPr>
              <w:pStyle w:val="Paragraphedeliste"/>
              <w:numPr>
                <w:ilvl w:val="0"/>
                <w:numId w:val="2"/>
              </w:numPr>
              <w:spacing w:line="276" w:lineRule="auto"/>
              <w:ind w:right="102"/>
              <w:jc w:val="both"/>
              <w:rPr>
                <w:ins w:id="48" w:author="DALIGAULT, Melanie" w:date="2026-02-27T14:52:00Z"/>
                <w:rFonts w:eastAsia="Microsoft Sans Serif" w:cstheme="minorHAnsi"/>
                <w:sz w:val="20"/>
                <w:szCs w:val="20"/>
                <w:lang w:val="en-GB"/>
              </w:rPr>
            </w:pPr>
            <w:ins w:id="49" w:author="DALIGAULT, Melanie" w:date="2026-02-27T14:52:00Z">
              <w:r>
                <w:rPr>
                  <w:rFonts w:eastAsia="Microsoft Sans Serif" w:cstheme="minorHAnsi"/>
                  <w:sz w:val="20"/>
                  <w:szCs w:val="20"/>
                  <w:lang w:val="en-GB"/>
                </w:rPr>
                <w:t>Month</w:t>
              </w:r>
            </w:ins>
          </w:p>
          <w:p w14:paraId="7EFB0F96" w14:textId="7A7C1184" w:rsidR="003B1104" w:rsidRPr="003B1104" w:rsidRDefault="003B1104" w:rsidP="003B1104">
            <w:pPr>
              <w:pStyle w:val="Paragraphedeliste"/>
              <w:numPr>
                <w:ilvl w:val="0"/>
                <w:numId w:val="2"/>
              </w:numPr>
              <w:spacing w:line="276" w:lineRule="auto"/>
              <w:ind w:right="102"/>
              <w:jc w:val="both"/>
              <w:rPr>
                <w:ins w:id="50" w:author="DALIGAULT, Melanie" w:date="2026-02-27T14:51:00Z"/>
                <w:rFonts w:eastAsia="Microsoft Sans Serif" w:cstheme="minorHAnsi"/>
                <w:sz w:val="20"/>
                <w:szCs w:val="20"/>
                <w:lang w:val="en-GB"/>
                <w:rPrChange w:id="51" w:author="DALIGAULT, Melanie" w:date="2026-02-27T14:51:00Z">
                  <w:rPr>
                    <w:ins w:id="52" w:author="DALIGAULT, Melanie" w:date="2026-02-27T14:51:00Z"/>
                    <w:lang w:val="en-GB"/>
                  </w:rPr>
                </w:rPrChange>
              </w:rPr>
            </w:pPr>
            <w:ins w:id="53" w:author="DALIGAULT, Melanie" w:date="2026-02-27T14:52:00Z">
              <w:r>
                <w:rPr>
                  <w:rFonts w:eastAsia="Microsoft Sans Serif" w:cstheme="minorHAnsi"/>
                  <w:sz w:val="20"/>
                  <w:szCs w:val="20"/>
                  <w:lang w:val="en-GB"/>
                </w:rPr>
                <w:t>Year</w:t>
              </w:r>
            </w:ins>
          </w:p>
          <w:p w14:paraId="1998B58A" w14:textId="77777777" w:rsidR="004D6C9F" w:rsidRPr="00F2594D" w:rsidRDefault="004D6C9F" w:rsidP="004D6C9F">
            <w:pPr>
              <w:spacing w:line="276" w:lineRule="auto"/>
              <w:ind w:right="102"/>
              <w:jc w:val="both"/>
              <w:rPr>
                <w:rFonts w:eastAsia="Microsoft Sans Serif" w:cstheme="minorHAnsi"/>
                <w:sz w:val="20"/>
                <w:szCs w:val="20"/>
                <w:lang w:val="en-GB"/>
              </w:rPr>
            </w:pPr>
          </w:p>
          <w:p w14:paraId="73ED0C6B" w14:textId="77777777" w:rsidR="004D6C9F" w:rsidRPr="004D6C9F" w:rsidRDefault="004D6C9F" w:rsidP="004D6C9F">
            <w:pPr>
              <w:spacing w:line="276" w:lineRule="auto"/>
              <w:ind w:right="102"/>
              <w:jc w:val="both"/>
              <w:rPr>
                <w:rFonts w:eastAsia="Microsoft Sans Serif" w:cstheme="minorHAnsi"/>
                <w:b/>
                <w:sz w:val="20"/>
                <w:szCs w:val="20"/>
                <w:u w:val="single"/>
                <w:lang w:val="en-GB"/>
              </w:rPr>
            </w:pPr>
            <w:r w:rsidRPr="004D6C9F">
              <w:rPr>
                <w:rFonts w:eastAsia="Microsoft Sans Serif" w:cstheme="minorHAnsi"/>
                <w:b/>
                <w:sz w:val="20"/>
                <w:szCs w:val="20"/>
                <w:u w:val="single"/>
                <w:lang w:val="en-GB"/>
              </w:rPr>
              <w:t>Antibiotic consumption data</w:t>
            </w:r>
          </w:p>
          <w:p w14:paraId="48F89D43" w14:textId="77777777" w:rsidR="00C75A13" w:rsidRDefault="004D6C9F" w:rsidP="004D6C9F">
            <w:p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The quantity of common dispensing units (CDUs) dispensed for each presentation of an antibiotic, i.e. the number of tablets, sachets, ampoules, bottles of oral solution, etc. for each pharmaceutical form marketed, will be collected from the data of in-house pharmacies (PUI).</w:t>
            </w:r>
          </w:p>
          <w:p w14:paraId="3D5EF2C2" w14:textId="77777777" w:rsidR="00920565" w:rsidRDefault="00920565" w:rsidP="004D6C9F">
            <w:pPr>
              <w:spacing w:line="276" w:lineRule="auto"/>
              <w:ind w:right="102"/>
              <w:jc w:val="both"/>
              <w:rPr>
                <w:rFonts w:eastAsia="Microsoft Sans Serif" w:cstheme="minorHAnsi"/>
                <w:sz w:val="20"/>
                <w:szCs w:val="20"/>
                <w:lang w:val="en-GB"/>
              </w:rPr>
            </w:pPr>
          </w:p>
          <w:p w14:paraId="3065B656" w14:textId="2AC0E239" w:rsidR="003B1104" w:rsidRPr="00A07935" w:rsidDel="00E04BCC" w:rsidRDefault="003B1104" w:rsidP="004D6C9F">
            <w:pPr>
              <w:spacing w:line="276" w:lineRule="auto"/>
              <w:ind w:right="102"/>
              <w:jc w:val="both"/>
              <w:rPr>
                <w:rFonts w:eastAsia="Microsoft Sans Serif" w:cstheme="minorHAnsi"/>
                <w:sz w:val="20"/>
                <w:szCs w:val="20"/>
                <w:lang w:val="en-GB"/>
              </w:rPr>
            </w:pPr>
          </w:p>
        </w:tc>
      </w:tr>
      <w:tr w:rsidR="0012746D" w:rsidRPr="003B1104" w14:paraId="7C18734D" w14:textId="77777777" w:rsidTr="00161128">
        <w:trPr>
          <w:trHeight w:val="567"/>
        </w:trPr>
        <w:tc>
          <w:tcPr>
            <w:tcW w:w="3261" w:type="dxa"/>
          </w:tcPr>
          <w:p w14:paraId="1CBFEE7D" w14:textId="73DDD8D8" w:rsidR="0012746D" w:rsidRDefault="0012746D" w:rsidP="0012746D">
            <w:pPr>
              <w:spacing w:line="276" w:lineRule="auto"/>
              <w:ind w:left="107" w:right="307"/>
              <w:rPr>
                <w:rFonts w:ascii="Arial" w:eastAsia="Microsoft Sans Serif" w:hAnsi="Arial" w:cs="Arial"/>
                <w:b/>
                <w:sz w:val="24"/>
                <w:szCs w:val="24"/>
              </w:rPr>
            </w:pPr>
            <w:r>
              <w:rPr>
                <w:rFonts w:ascii="Arial" w:eastAsia="Microsoft Sans Serif" w:hAnsi="Arial" w:cs="Arial"/>
                <w:b/>
                <w:sz w:val="24"/>
                <w:szCs w:val="24"/>
              </w:rPr>
              <w:t>Output format</w:t>
            </w:r>
          </w:p>
        </w:tc>
        <w:tc>
          <w:tcPr>
            <w:tcW w:w="7898" w:type="dxa"/>
          </w:tcPr>
          <w:p w14:paraId="0A2D04A9" w14:textId="65B88BF3" w:rsidR="00A4624D" w:rsidRPr="00F54FD5" w:rsidRDefault="0012746D" w:rsidP="0012746D">
            <w:pPr>
              <w:spacing w:line="276" w:lineRule="auto"/>
              <w:ind w:right="102"/>
              <w:jc w:val="both"/>
              <w:rPr>
                <w:rFonts w:ascii="Arial" w:eastAsia="Microsoft Sans Serif" w:hAnsi="Arial" w:cs="Arial"/>
                <w:i/>
                <w:color w:val="7F7F7F" w:themeColor="text1" w:themeTint="80"/>
                <w:w w:val="105"/>
                <w:sz w:val="24"/>
                <w:szCs w:val="24"/>
                <w:lang w:val="en-ZA"/>
              </w:rPr>
            </w:pPr>
            <w:r w:rsidRPr="00F54FD5">
              <w:rPr>
                <w:rFonts w:ascii="Arial" w:eastAsia="Microsoft Sans Serif" w:hAnsi="Arial" w:cs="Arial"/>
                <w:i/>
                <w:color w:val="7F7F7F" w:themeColor="text1" w:themeTint="80"/>
                <w:w w:val="105"/>
                <w:sz w:val="24"/>
                <w:szCs w:val="24"/>
                <w:lang w:val="en-ZA"/>
              </w:rPr>
              <w:t xml:space="preserve">graphic </w:t>
            </w:r>
            <w:r w:rsidR="00A4624D" w:rsidRPr="00F54FD5">
              <w:rPr>
                <w:rFonts w:ascii="Arial" w:eastAsia="Microsoft Sans Serif" w:hAnsi="Arial" w:cs="Arial"/>
                <w:i/>
                <w:color w:val="7F7F7F" w:themeColor="text1" w:themeTint="80"/>
                <w:w w:val="105"/>
                <w:sz w:val="24"/>
                <w:szCs w:val="24"/>
                <w:lang w:val="en-ZA"/>
              </w:rPr>
              <w:t>re</w:t>
            </w:r>
            <w:r w:rsidRPr="00F54FD5">
              <w:rPr>
                <w:rFonts w:ascii="Arial" w:eastAsia="Microsoft Sans Serif" w:hAnsi="Arial" w:cs="Arial"/>
                <w:i/>
                <w:color w:val="7F7F7F" w:themeColor="text1" w:themeTint="80"/>
                <w:w w:val="105"/>
                <w:sz w:val="24"/>
                <w:szCs w:val="24"/>
                <w:lang w:val="en-ZA"/>
              </w:rPr>
              <w:t xml:space="preserve">presentation (e.g. curves, histograms, bar charts) </w:t>
            </w:r>
            <w:r w:rsidR="00A4624D" w:rsidRPr="00F54FD5">
              <w:rPr>
                <w:rFonts w:ascii="Arial" w:eastAsia="Microsoft Sans Serif" w:hAnsi="Arial" w:cs="Arial"/>
                <w:i/>
                <w:color w:val="7F7F7F" w:themeColor="text1" w:themeTint="80"/>
                <w:w w:val="105"/>
                <w:sz w:val="24"/>
                <w:szCs w:val="24"/>
                <w:lang w:val="en-ZA"/>
              </w:rPr>
              <w:t xml:space="preserve">and </w:t>
            </w:r>
            <w:r w:rsidRPr="00F54FD5">
              <w:rPr>
                <w:rFonts w:ascii="Arial" w:eastAsia="Microsoft Sans Serif" w:hAnsi="Arial" w:cs="Arial"/>
                <w:i/>
                <w:color w:val="7F7F7F" w:themeColor="text1" w:themeTint="80"/>
                <w:w w:val="105"/>
                <w:sz w:val="24"/>
                <w:szCs w:val="24"/>
                <w:lang w:val="en-ZA"/>
              </w:rPr>
              <w:t>interpretation rules</w:t>
            </w:r>
          </w:p>
        </w:tc>
      </w:tr>
      <w:tr w:rsidR="0012746D" w:rsidRPr="003B1104" w14:paraId="475D7DB7" w14:textId="77777777" w:rsidTr="008961C5">
        <w:trPr>
          <w:trHeight w:val="567"/>
        </w:trPr>
        <w:tc>
          <w:tcPr>
            <w:tcW w:w="3261" w:type="dxa"/>
          </w:tcPr>
          <w:p w14:paraId="75233B6C" w14:textId="1CB72DC2" w:rsidR="0012746D" w:rsidRDefault="009539B2" w:rsidP="0012746D">
            <w:pPr>
              <w:spacing w:line="276" w:lineRule="auto"/>
              <w:ind w:left="107" w:right="307"/>
              <w:rPr>
                <w:rFonts w:ascii="Arial" w:eastAsia="Microsoft Sans Serif" w:hAnsi="Arial" w:cs="Arial"/>
                <w:b/>
                <w:sz w:val="24"/>
                <w:szCs w:val="24"/>
              </w:rPr>
            </w:pPr>
            <w:r>
              <w:rPr>
                <w:rFonts w:ascii="Arial" w:eastAsia="Microsoft Sans Serif" w:hAnsi="Arial" w:cs="Arial"/>
                <w:b/>
                <w:sz w:val="24"/>
                <w:szCs w:val="24"/>
              </w:rPr>
              <w:t xml:space="preserve">Distribution </w:t>
            </w:r>
            <w:r w:rsidRPr="00E14B40">
              <w:rPr>
                <w:rFonts w:ascii="Arial" w:eastAsia="Microsoft Sans Serif" w:hAnsi="Arial" w:cs="Arial"/>
                <w:b/>
                <w:sz w:val="24"/>
                <w:szCs w:val="24"/>
                <w:lang w:val="en-US"/>
              </w:rPr>
              <w:t>process</w:t>
            </w:r>
          </w:p>
        </w:tc>
        <w:tc>
          <w:tcPr>
            <w:tcW w:w="7898" w:type="dxa"/>
          </w:tcPr>
          <w:p w14:paraId="63AB8D6D" w14:textId="202529F3" w:rsidR="0012746D" w:rsidRPr="00F54FD5" w:rsidRDefault="009539B2" w:rsidP="0012746D">
            <w:pPr>
              <w:spacing w:line="276" w:lineRule="auto"/>
              <w:ind w:right="102"/>
              <w:jc w:val="both"/>
              <w:rPr>
                <w:rFonts w:ascii="Arial" w:eastAsia="Microsoft Sans Serif" w:hAnsi="Arial" w:cs="Arial"/>
                <w:i/>
                <w:color w:val="7F7F7F" w:themeColor="text1" w:themeTint="80"/>
                <w:w w:val="105"/>
                <w:sz w:val="24"/>
                <w:szCs w:val="24"/>
                <w:lang w:val="en-GB"/>
              </w:rPr>
            </w:pPr>
            <w:r w:rsidRPr="00F54FD5">
              <w:rPr>
                <w:rFonts w:ascii="Arial" w:eastAsia="Microsoft Sans Serif" w:hAnsi="Arial" w:cs="Arial"/>
                <w:i/>
                <w:color w:val="7F7F7F" w:themeColor="text1" w:themeTint="80"/>
                <w:w w:val="105"/>
                <w:sz w:val="24"/>
                <w:szCs w:val="24"/>
                <w:lang w:val="en-GB"/>
              </w:rPr>
              <w:t xml:space="preserve">frequency </w:t>
            </w:r>
            <w:r w:rsidR="0012746D" w:rsidRPr="00F54FD5">
              <w:rPr>
                <w:rFonts w:ascii="Arial" w:eastAsia="Microsoft Sans Serif" w:hAnsi="Arial" w:cs="Arial"/>
                <w:i/>
                <w:color w:val="7F7F7F" w:themeColor="text1" w:themeTint="80"/>
                <w:w w:val="105"/>
                <w:sz w:val="24"/>
                <w:szCs w:val="24"/>
                <w:lang w:val="en-GB"/>
              </w:rPr>
              <w:t xml:space="preserve">of result production, target </w:t>
            </w:r>
            <w:r w:rsidR="00E37A8F" w:rsidRPr="00F54FD5">
              <w:rPr>
                <w:rFonts w:ascii="Arial" w:eastAsia="Microsoft Sans Serif" w:hAnsi="Arial" w:cs="Arial"/>
                <w:i/>
                <w:color w:val="7F7F7F" w:themeColor="text1" w:themeTint="80"/>
                <w:w w:val="105"/>
                <w:sz w:val="24"/>
                <w:szCs w:val="24"/>
                <w:lang w:val="en-GB"/>
              </w:rPr>
              <w:t>audience</w:t>
            </w:r>
            <w:r w:rsidR="0012746D" w:rsidRPr="00F54FD5">
              <w:rPr>
                <w:rFonts w:ascii="Arial" w:eastAsia="Microsoft Sans Serif" w:hAnsi="Arial" w:cs="Arial"/>
                <w:i/>
                <w:color w:val="7F7F7F" w:themeColor="text1" w:themeTint="80"/>
                <w:w w:val="105"/>
                <w:sz w:val="24"/>
                <w:szCs w:val="24"/>
                <w:lang w:val="en-GB"/>
              </w:rPr>
              <w:t xml:space="preserve"> for </w:t>
            </w:r>
            <w:r w:rsidR="00E37A8F" w:rsidRPr="00F54FD5">
              <w:rPr>
                <w:rFonts w:ascii="Arial" w:eastAsia="Microsoft Sans Serif" w:hAnsi="Arial" w:cs="Arial"/>
                <w:i/>
                <w:color w:val="7F7F7F" w:themeColor="text1" w:themeTint="80"/>
                <w:w w:val="105"/>
                <w:sz w:val="24"/>
                <w:szCs w:val="24"/>
                <w:lang w:val="en-GB"/>
              </w:rPr>
              <w:t xml:space="preserve">the </w:t>
            </w:r>
            <w:r w:rsidR="0012746D" w:rsidRPr="00F54FD5">
              <w:rPr>
                <w:rFonts w:ascii="Arial" w:eastAsia="Microsoft Sans Serif" w:hAnsi="Arial" w:cs="Arial"/>
                <w:i/>
                <w:color w:val="7F7F7F" w:themeColor="text1" w:themeTint="80"/>
                <w:w w:val="105"/>
                <w:sz w:val="24"/>
                <w:szCs w:val="24"/>
                <w:lang w:val="en-GB"/>
              </w:rPr>
              <w:t>result</w:t>
            </w:r>
            <w:r w:rsidR="00E37A8F" w:rsidRPr="00F54FD5">
              <w:rPr>
                <w:rFonts w:ascii="Arial" w:eastAsia="Microsoft Sans Serif" w:hAnsi="Arial" w:cs="Arial"/>
                <w:i/>
                <w:color w:val="7F7F7F" w:themeColor="text1" w:themeTint="80"/>
                <w:w w:val="105"/>
                <w:sz w:val="24"/>
                <w:szCs w:val="24"/>
                <w:lang w:val="en-GB"/>
              </w:rPr>
              <w:t>s</w:t>
            </w:r>
            <w:r w:rsidR="0012746D" w:rsidRPr="00F54FD5">
              <w:rPr>
                <w:rFonts w:ascii="Arial" w:eastAsia="Microsoft Sans Serif" w:hAnsi="Arial" w:cs="Arial"/>
                <w:i/>
                <w:color w:val="7F7F7F" w:themeColor="text1" w:themeTint="80"/>
                <w:w w:val="105"/>
                <w:sz w:val="24"/>
                <w:szCs w:val="24"/>
                <w:lang w:val="en-GB"/>
              </w:rPr>
              <w:t xml:space="preserve">, and access </w:t>
            </w:r>
            <w:r w:rsidR="00E37A8F" w:rsidRPr="00F54FD5">
              <w:rPr>
                <w:rFonts w:ascii="Arial" w:eastAsia="Microsoft Sans Serif" w:hAnsi="Arial" w:cs="Arial"/>
                <w:i/>
                <w:color w:val="7F7F7F" w:themeColor="text1" w:themeTint="80"/>
                <w:w w:val="105"/>
                <w:sz w:val="24"/>
                <w:szCs w:val="24"/>
                <w:lang w:val="en-GB"/>
              </w:rPr>
              <w:t xml:space="preserve">mechanisms </w:t>
            </w:r>
            <w:r w:rsidR="0012746D" w:rsidRPr="00F54FD5">
              <w:rPr>
                <w:rFonts w:ascii="Arial" w:eastAsia="Microsoft Sans Serif" w:hAnsi="Arial" w:cs="Arial"/>
                <w:i/>
                <w:color w:val="7F7F7F" w:themeColor="text1" w:themeTint="80"/>
                <w:w w:val="105"/>
                <w:sz w:val="24"/>
                <w:szCs w:val="24"/>
                <w:lang w:val="en-GB"/>
              </w:rPr>
              <w:t>(e.g. internet platform)</w:t>
            </w:r>
            <w:r w:rsidR="00E37A8F" w:rsidRPr="00F54FD5">
              <w:rPr>
                <w:rFonts w:ascii="Arial" w:eastAsia="Microsoft Sans Serif" w:hAnsi="Arial" w:cs="Arial"/>
                <w:i/>
                <w:color w:val="7F7F7F" w:themeColor="text1" w:themeTint="80"/>
                <w:w w:val="105"/>
                <w:sz w:val="24"/>
                <w:szCs w:val="24"/>
                <w:lang w:val="en-GB"/>
              </w:rPr>
              <w:t>, including whether there is open access for the general public</w:t>
            </w:r>
          </w:p>
        </w:tc>
      </w:tr>
      <w:tr w:rsidR="0012746D" w:rsidRPr="00EB0E4A" w14:paraId="45ED69EF" w14:textId="77777777" w:rsidTr="00725C1C">
        <w:trPr>
          <w:trHeight w:val="860"/>
        </w:trPr>
        <w:tc>
          <w:tcPr>
            <w:tcW w:w="3261" w:type="dxa"/>
          </w:tcPr>
          <w:p w14:paraId="21D7AF73" w14:textId="7BDE9394" w:rsidR="0012746D" w:rsidRPr="00EB0E4A" w:rsidRDefault="0012746D" w:rsidP="0012746D">
            <w:pPr>
              <w:spacing w:line="276" w:lineRule="auto"/>
              <w:ind w:left="107" w:right="307"/>
              <w:rPr>
                <w:rFonts w:ascii="Arial" w:eastAsia="Microsoft Sans Serif" w:hAnsi="Arial" w:cs="Arial"/>
                <w:b/>
                <w:sz w:val="24"/>
                <w:szCs w:val="24"/>
              </w:rPr>
            </w:pPr>
            <w:proofErr w:type="spellStart"/>
            <w:r>
              <w:rPr>
                <w:rFonts w:ascii="Arial" w:eastAsia="Microsoft Sans Serif" w:hAnsi="Arial" w:cs="Arial"/>
                <w:b/>
                <w:sz w:val="24"/>
                <w:szCs w:val="24"/>
              </w:rPr>
              <w:t>Ethical</w:t>
            </w:r>
            <w:proofErr w:type="spellEnd"/>
            <w:r>
              <w:rPr>
                <w:rFonts w:ascii="Arial" w:eastAsia="Microsoft Sans Serif" w:hAnsi="Arial" w:cs="Arial"/>
                <w:b/>
                <w:sz w:val="24"/>
                <w:szCs w:val="24"/>
              </w:rPr>
              <w:t xml:space="preserve"> </w:t>
            </w:r>
            <w:proofErr w:type="spellStart"/>
            <w:r>
              <w:rPr>
                <w:rFonts w:ascii="Arial" w:eastAsia="Microsoft Sans Serif" w:hAnsi="Arial" w:cs="Arial"/>
                <w:b/>
                <w:sz w:val="24"/>
                <w:szCs w:val="24"/>
              </w:rPr>
              <w:t>requirements</w:t>
            </w:r>
            <w:proofErr w:type="spellEnd"/>
            <w:r>
              <w:rPr>
                <w:rFonts w:ascii="Arial" w:eastAsia="Microsoft Sans Serif" w:hAnsi="Arial" w:cs="Arial"/>
                <w:b/>
                <w:sz w:val="24"/>
                <w:szCs w:val="24"/>
              </w:rPr>
              <w:t xml:space="preserve"> / </w:t>
            </w:r>
            <w:proofErr w:type="spellStart"/>
            <w:r>
              <w:rPr>
                <w:rFonts w:ascii="Arial" w:eastAsia="Microsoft Sans Serif" w:hAnsi="Arial" w:cs="Arial"/>
                <w:b/>
                <w:sz w:val="24"/>
                <w:szCs w:val="24"/>
              </w:rPr>
              <w:t>recommendation</w:t>
            </w:r>
            <w:proofErr w:type="spellEnd"/>
          </w:p>
        </w:tc>
        <w:tc>
          <w:tcPr>
            <w:tcW w:w="7898" w:type="dxa"/>
          </w:tcPr>
          <w:p w14:paraId="6A7281E0" w14:textId="3DAB877C" w:rsidR="0012746D" w:rsidRPr="00C04B0B" w:rsidRDefault="0012746D" w:rsidP="0012746D">
            <w:pPr>
              <w:widowControl w:val="0"/>
              <w:autoSpaceDE w:val="0"/>
              <w:autoSpaceDN w:val="0"/>
              <w:spacing w:line="276" w:lineRule="auto"/>
              <w:ind w:right="89"/>
              <w:jc w:val="both"/>
              <w:rPr>
                <w:rFonts w:ascii="Arial" w:eastAsia="Microsoft Sans Serif" w:hAnsi="Arial" w:cs="Arial"/>
                <w:i/>
                <w:sz w:val="24"/>
                <w:szCs w:val="24"/>
              </w:rPr>
            </w:pPr>
          </w:p>
        </w:tc>
      </w:tr>
    </w:tbl>
    <w:p w14:paraId="0711C9B8" w14:textId="20B4DEAD" w:rsidR="00161128" w:rsidRDefault="00161128"/>
    <w:tbl>
      <w:tblPr>
        <w:tblStyle w:val="Grilledutableau"/>
        <w:tblpPr w:leftFromText="141" w:rightFromText="141" w:vertAnchor="text" w:tblpXSpec="center" w:tblpY="1"/>
        <w:tblW w:w="11159"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tblLayout w:type="fixed"/>
        <w:tblLook w:val="01E0" w:firstRow="1" w:lastRow="1" w:firstColumn="1" w:lastColumn="1" w:noHBand="0" w:noVBand="0"/>
      </w:tblPr>
      <w:tblGrid>
        <w:gridCol w:w="3260"/>
        <w:gridCol w:w="7892"/>
        <w:gridCol w:w="7"/>
      </w:tblGrid>
      <w:tr w:rsidR="00EB0E4A" w:rsidRPr="003B1104" w14:paraId="014CA195" w14:textId="77777777" w:rsidTr="00F54FD5">
        <w:trPr>
          <w:trHeight w:val="841"/>
        </w:trPr>
        <w:tc>
          <w:tcPr>
            <w:tcW w:w="11159" w:type="dxa"/>
            <w:gridSpan w:val="3"/>
            <w:shd w:val="clear" w:color="auto" w:fill="2E74B5" w:themeFill="accent5" w:themeFillShade="BF"/>
            <w:vAlign w:val="center"/>
          </w:tcPr>
          <w:p w14:paraId="2EC2CAF0" w14:textId="77777777" w:rsidR="001545FB" w:rsidRPr="00F54FD5" w:rsidRDefault="001545FB" w:rsidP="004D2642">
            <w:pPr>
              <w:spacing w:line="276" w:lineRule="auto"/>
              <w:ind w:left="100" w:right="89"/>
              <w:jc w:val="center"/>
              <w:rPr>
                <w:rFonts w:ascii="Arial" w:eastAsia="Microsoft Sans Serif" w:hAnsi="Arial" w:cs="Arial"/>
                <w:b/>
                <w:color w:val="FFFFFF" w:themeColor="background1"/>
                <w:sz w:val="28"/>
                <w:szCs w:val="24"/>
                <w:lang w:val="en-GB"/>
              </w:rPr>
            </w:pPr>
            <w:r w:rsidRPr="00F54FD5">
              <w:rPr>
                <w:rFonts w:ascii="Arial" w:eastAsia="Microsoft Sans Serif" w:hAnsi="Arial" w:cs="Arial"/>
                <w:b/>
                <w:color w:val="FFFFFF" w:themeColor="background1"/>
                <w:sz w:val="28"/>
                <w:szCs w:val="24"/>
                <w:lang w:val="en-GB"/>
              </w:rPr>
              <w:t xml:space="preserve">Technical specifications </w:t>
            </w:r>
          </w:p>
          <w:p w14:paraId="333131B4" w14:textId="219B2AFD" w:rsidR="00293404" w:rsidRPr="001545FB" w:rsidRDefault="001545FB" w:rsidP="00A801EE">
            <w:pPr>
              <w:spacing w:line="276" w:lineRule="auto"/>
              <w:ind w:left="100" w:right="89"/>
              <w:jc w:val="center"/>
              <w:rPr>
                <w:rFonts w:ascii="Arial" w:eastAsia="Microsoft Sans Serif" w:hAnsi="Arial" w:cs="Arial"/>
                <w:i/>
                <w:sz w:val="24"/>
                <w:szCs w:val="24"/>
                <w:lang w:val="en-GB"/>
              </w:rPr>
            </w:pPr>
            <w:r w:rsidRPr="00F54FD5">
              <w:rPr>
                <w:rFonts w:ascii="Arial" w:eastAsia="Microsoft Sans Serif" w:hAnsi="Arial" w:cs="Arial"/>
                <w:i/>
                <w:color w:val="FFFFFF" w:themeColor="background1"/>
                <w:sz w:val="18"/>
                <w:szCs w:val="24"/>
                <w:lang w:val="en-GB"/>
              </w:rPr>
              <w:t xml:space="preserve">technical documentation needed to move from </w:t>
            </w:r>
            <w:r w:rsidR="00A801EE" w:rsidRPr="00F54FD5">
              <w:rPr>
                <w:rFonts w:ascii="Arial" w:eastAsia="Microsoft Sans Serif" w:hAnsi="Arial" w:cs="Arial"/>
                <w:i/>
                <w:color w:val="FFFFFF" w:themeColor="background1"/>
                <w:sz w:val="18"/>
                <w:szCs w:val="24"/>
                <w:lang w:val="en-GB"/>
              </w:rPr>
              <w:t>general definition of indicator</w:t>
            </w:r>
            <w:r w:rsidRPr="00F54FD5">
              <w:rPr>
                <w:rFonts w:ascii="Arial" w:eastAsia="Microsoft Sans Serif" w:hAnsi="Arial" w:cs="Arial"/>
                <w:i/>
                <w:color w:val="FFFFFF" w:themeColor="background1"/>
                <w:sz w:val="18"/>
                <w:szCs w:val="24"/>
                <w:lang w:val="en-GB"/>
              </w:rPr>
              <w:t xml:space="preserve"> to calculating it in a reproducible way</w:t>
            </w:r>
          </w:p>
        </w:tc>
      </w:tr>
      <w:tr w:rsidR="001545FB" w:rsidRPr="00EB0E4A" w14:paraId="5CDFA993" w14:textId="77777777" w:rsidTr="00A42359">
        <w:trPr>
          <w:trHeight w:val="567"/>
        </w:trPr>
        <w:tc>
          <w:tcPr>
            <w:tcW w:w="3260" w:type="dxa"/>
          </w:tcPr>
          <w:p w14:paraId="1970669B" w14:textId="523B7F2D" w:rsidR="001545FB" w:rsidRPr="00EB0E4A" w:rsidRDefault="001545FB" w:rsidP="001545FB">
            <w:pPr>
              <w:spacing w:line="276" w:lineRule="auto"/>
              <w:ind w:left="107" w:right="307"/>
              <w:rPr>
                <w:rFonts w:ascii="Arial" w:eastAsia="Microsoft Sans Serif" w:hAnsi="Arial" w:cs="Arial"/>
                <w:b/>
                <w:spacing w:val="1"/>
                <w:sz w:val="24"/>
                <w:szCs w:val="24"/>
              </w:rPr>
            </w:pPr>
            <w:proofErr w:type="spellStart"/>
            <w:r w:rsidRPr="001545FB">
              <w:rPr>
                <w:rFonts w:ascii="Arial" w:eastAsia="Microsoft Sans Serif" w:hAnsi="Arial" w:cs="Arial"/>
                <w:b/>
                <w:sz w:val="24"/>
                <w:szCs w:val="24"/>
              </w:rPr>
              <w:t>Numerator</w:t>
            </w:r>
            <w:proofErr w:type="spellEnd"/>
            <w:r w:rsidR="0013369C">
              <w:rPr>
                <w:rFonts w:ascii="Arial" w:eastAsia="Microsoft Sans Serif" w:hAnsi="Arial" w:cs="Arial"/>
                <w:b/>
                <w:sz w:val="24"/>
                <w:szCs w:val="24"/>
              </w:rPr>
              <w:t xml:space="preserve"> / </w:t>
            </w:r>
            <w:proofErr w:type="spellStart"/>
            <w:r w:rsidR="0013369C">
              <w:rPr>
                <w:rFonts w:ascii="Arial" w:eastAsia="Microsoft Sans Serif" w:hAnsi="Arial" w:cs="Arial"/>
                <w:b/>
                <w:sz w:val="24"/>
                <w:szCs w:val="24"/>
              </w:rPr>
              <w:t>event</w:t>
            </w:r>
            <w:proofErr w:type="spellEnd"/>
            <w:r w:rsidR="0013369C">
              <w:rPr>
                <w:rFonts w:ascii="Arial" w:eastAsia="Microsoft Sans Serif" w:hAnsi="Arial" w:cs="Arial"/>
                <w:b/>
                <w:sz w:val="24"/>
                <w:szCs w:val="24"/>
              </w:rPr>
              <w:t xml:space="preserve"> of interest</w:t>
            </w:r>
          </w:p>
        </w:tc>
        <w:tc>
          <w:tcPr>
            <w:tcW w:w="7899" w:type="dxa"/>
            <w:gridSpan w:val="2"/>
          </w:tcPr>
          <w:p w14:paraId="081D089A" w14:textId="6D63FCDB" w:rsidR="001545FB" w:rsidRPr="00F54FD5" w:rsidRDefault="001545FB" w:rsidP="00022688">
            <w:pPr>
              <w:spacing w:line="276" w:lineRule="auto"/>
              <w:rPr>
                <w:rFonts w:ascii="Arial" w:eastAsia="Microsoft Sans Serif" w:hAnsi="Arial" w:cs="Arial"/>
                <w:i/>
                <w:color w:val="7F7F7F" w:themeColor="text1" w:themeTint="80"/>
                <w:sz w:val="24"/>
                <w:szCs w:val="24"/>
              </w:rPr>
            </w:pPr>
            <w:del w:id="54" w:author="DALIGAULT, Melanie" w:date="2026-02-27T14:55:00Z">
              <w:r w:rsidRPr="00F54FD5" w:rsidDel="003B1104">
                <w:rPr>
                  <w:rFonts w:ascii="Arial" w:eastAsia="Microsoft Sans Serif" w:hAnsi="Arial" w:cs="Arial"/>
                  <w:i/>
                  <w:color w:val="7F7F7F" w:themeColor="text1" w:themeTint="80"/>
                  <w:sz w:val="24"/>
                  <w:szCs w:val="24"/>
                </w:rPr>
                <w:delText>variables / sources / algorithm</w:delText>
              </w:r>
            </w:del>
            <w:ins w:id="55" w:author="DALIGAULT, Melanie" w:date="2026-02-27T14:55:00Z">
              <w:r w:rsidR="003B1104">
                <w:rPr>
                  <w:rFonts w:ascii="Arial" w:eastAsia="Microsoft Sans Serif" w:hAnsi="Arial" w:cs="Arial"/>
                  <w:i/>
                  <w:color w:val="7F7F7F" w:themeColor="text1" w:themeTint="80"/>
                  <w:sz w:val="24"/>
                  <w:szCs w:val="24"/>
                </w:rPr>
                <w:t xml:space="preserve"> </w:t>
              </w:r>
              <w:r w:rsidR="003B1104" w:rsidRPr="003B1104">
                <w:rPr>
                  <w:rFonts w:cstheme="minorHAnsi"/>
                  <w:sz w:val="20"/>
                  <w:szCs w:val="20"/>
                  <w:lang w:val="en-US"/>
                  <w:rPrChange w:id="56" w:author="DALIGAULT, Melanie" w:date="2026-02-27T14:56:00Z">
                    <w:rPr>
                      <w:rFonts w:ascii="Arial" w:eastAsia="Microsoft Sans Serif" w:hAnsi="Arial" w:cs="Arial"/>
                      <w:i/>
                      <w:color w:val="7F7F7F" w:themeColor="text1" w:themeTint="80"/>
                      <w:sz w:val="24"/>
                      <w:szCs w:val="24"/>
                    </w:rPr>
                  </w:rPrChange>
                </w:rPr>
                <w:t>DDD Number</w:t>
              </w:r>
            </w:ins>
          </w:p>
        </w:tc>
      </w:tr>
      <w:tr w:rsidR="001545FB" w:rsidRPr="003B1104" w14:paraId="5700D5B8" w14:textId="77777777" w:rsidTr="00B41E8F">
        <w:trPr>
          <w:trHeight w:val="567"/>
        </w:trPr>
        <w:tc>
          <w:tcPr>
            <w:tcW w:w="3260" w:type="dxa"/>
          </w:tcPr>
          <w:p w14:paraId="0B852773" w14:textId="1C8B496A" w:rsidR="001545FB" w:rsidRPr="00EB0E4A" w:rsidRDefault="001545FB" w:rsidP="001545FB">
            <w:pPr>
              <w:spacing w:line="276" w:lineRule="auto"/>
              <w:ind w:left="107" w:right="306"/>
              <w:rPr>
                <w:rFonts w:ascii="Arial" w:eastAsia="Microsoft Sans Serif" w:hAnsi="Arial" w:cs="Arial"/>
                <w:b/>
                <w:spacing w:val="1"/>
                <w:sz w:val="24"/>
                <w:szCs w:val="24"/>
              </w:rPr>
            </w:pPr>
            <w:r w:rsidRPr="001545FB">
              <w:rPr>
                <w:rFonts w:ascii="Arial" w:eastAsia="Microsoft Sans Serif" w:hAnsi="Arial" w:cs="Arial"/>
                <w:b/>
                <w:sz w:val="24"/>
                <w:szCs w:val="24"/>
              </w:rPr>
              <w:t>Denominator</w:t>
            </w:r>
          </w:p>
        </w:tc>
        <w:tc>
          <w:tcPr>
            <w:tcW w:w="7899" w:type="dxa"/>
            <w:gridSpan w:val="2"/>
          </w:tcPr>
          <w:p w14:paraId="0E470E6B" w14:textId="3C9435D6" w:rsidR="001545FB" w:rsidRPr="003B1104" w:rsidRDefault="001545FB" w:rsidP="00C16AC8">
            <w:pPr>
              <w:spacing w:line="276" w:lineRule="auto"/>
              <w:rPr>
                <w:rFonts w:ascii="Arial" w:eastAsia="Microsoft Sans Serif" w:hAnsi="Arial" w:cs="Arial"/>
                <w:i/>
                <w:color w:val="7F7F7F" w:themeColor="text1" w:themeTint="80"/>
                <w:sz w:val="24"/>
                <w:szCs w:val="24"/>
                <w:lang w:val="en-GB"/>
                <w:rPrChange w:id="57" w:author="DALIGAULT, Melanie" w:date="2026-02-27T14:55:00Z">
                  <w:rPr>
                    <w:rFonts w:ascii="Arial" w:eastAsia="Microsoft Sans Serif" w:hAnsi="Arial" w:cs="Arial"/>
                    <w:i/>
                    <w:color w:val="7F7F7F" w:themeColor="text1" w:themeTint="80"/>
                    <w:sz w:val="24"/>
                    <w:szCs w:val="24"/>
                  </w:rPr>
                </w:rPrChange>
              </w:rPr>
            </w:pPr>
            <w:del w:id="58" w:author="DALIGAULT, Melanie" w:date="2026-02-27T14:56:00Z">
              <w:r w:rsidRPr="003B1104" w:rsidDel="003B1104">
                <w:rPr>
                  <w:rFonts w:ascii="Arial" w:eastAsia="Microsoft Sans Serif" w:hAnsi="Arial" w:cs="Arial"/>
                  <w:i/>
                  <w:color w:val="7F7F7F" w:themeColor="text1" w:themeTint="80"/>
                  <w:sz w:val="24"/>
                  <w:szCs w:val="24"/>
                  <w:lang w:val="en-GB"/>
                  <w:rPrChange w:id="59" w:author="DALIGAULT, Melanie" w:date="2026-02-27T14:55:00Z">
                    <w:rPr>
                      <w:rFonts w:ascii="Arial" w:eastAsia="Microsoft Sans Serif" w:hAnsi="Arial" w:cs="Arial"/>
                      <w:i/>
                      <w:color w:val="7F7F7F" w:themeColor="text1" w:themeTint="80"/>
                      <w:sz w:val="24"/>
                      <w:szCs w:val="24"/>
                    </w:rPr>
                  </w:rPrChange>
                </w:rPr>
                <w:delText>variables / sources / algorithm</w:delText>
              </w:r>
            </w:del>
            <w:ins w:id="60" w:author="DALIGAULT, Melanie" w:date="2026-02-27T14:55:00Z">
              <w:r w:rsidR="003B1104">
                <w:rPr>
                  <w:rFonts w:cstheme="minorHAnsi"/>
                  <w:sz w:val="20"/>
                  <w:szCs w:val="20"/>
                  <w:lang w:val="en-US"/>
                </w:rPr>
                <w:t>N</w:t>
              </w:r>
              <w:r w:rsidR="003B1104" w:rsidRPr="005C62DA">
                <w:rPr>
                  <w:rFonts w:cstheme="minorHAnsi"/>
                  <w:sz w:val="20"/>
                  <w:szCs w:val="20"/>
                  <w:lang w:val="en-US"/>
                </w:rPr>
                <w:t>umber of hospitalization days</w:t>
              </w:r>
            </w:ins>
            <w:ins w:id="61" w:author="DALIGAULT, Melanie" w:date="2026-02-27T15:20:00Z">
              <w:r w:rsidR="00C635BB">
                <w:rPr>
                  <w:rFonts w:cstheme="minorHAnsi"/>
                  <w:sz w:val="20"/>
                  <w:szCs w:val="20"/>
                  <w:lang w:val="en-US"/>
                </w:rPr>
                <w:t xml:space="preserve"> (SPARES strict definition or </w:t>
              </w:r>
              <w:r w:rsidR="00C635BB" w:rsidRPr="00C635BB">
                <w:rPr>
                  <w:rFonts w:cstheme="minorHAnsi"/>
                  <w:sz w:val="20"/>
                  <w:szCs w:val="20"/>
                  <w:lang w:val="en-US"/>
                </w:rPr>
                <w:t>including overnight stays</w:t>
              </w:r>
              <w:r w:rsidR="00C635BB">
                <w:rPr>
                  <w:rFonts w:cstheme="minorHAnsi"/>
                  <w:sz w:val="20"/>
                  <w:szCs w:val="20"/>
                  <w:lang w:val="en-US"/>
                </w:rPr>
                <w:t>)</w:t>
              </w:r>
            </w:ins>
          </w:p>
        </w:tc>
      </w:tr>
      <w:tr w:rsidR="001545FB" w:rsidRPr="003B1104" w14:paraId="71232A87" w14:textId="77777777" w:rsidTr="00B41E8F">
        <w:trPr>
          <w:gridAfter w:val="1"/>
          <w:wAfter w:w="7" w:type="dxa"/>
          <w:trHeight w:val="567"/>
        </w:trPr>
        <w:tc>
          <w:tcPr>
            <w:tcW w:w="3260" w:type="dxa"/>
          </w:tcPr>
          <w:p w14:paraId="0701D2CD" w14:textId="36DC6748" w:rsidR="001545FB" w:rsidRPr="00EB0E4A" w:rsidRDefault="001545FB" w:rsidP="001545FB">
            <w:pPr>
              <w:spacing w:line="276" w:lineRule="auto"/>
              <w:ind w:left="107" w:right="306"/>
              <w:rPr>
                <w:rFonts w:ascii="Arial" w:eastAsia="Microsoft Sans Serif" w:hAnsi="Arial" w:cs="Arial"/>
                <w:b/>
                <w:sz w:val="24"/>
                <w:szCs w:val="24"/>
              </w:rPr>
            </w:pPr>
            <w:proofErr w:type="spellStart"/>
            <w:r w:rsidRPr="001545FB">
              <w:rPr>
                <w:rFonts w:ascii="Arial" w:eastAsia="Microsoft Sans Serif" w:hAnsi="Arial" w:cs="Arial"/>
                <w:b/>
                <w:sz w:val="24"/>
                <w:szCs w:val="24"/>
              </w:rPr>
              <w:t>Adjustment</w:t>
            </w:r>
            <w:proofErr w:type="spellEnd"/>
          </w:p>
        </w:tc>
        <w:tc>
          <w:tcPr>
            <w:tcW w:w="7892" w:type="dxa"/>
          </w:tcPr>
          <w:p w14:paraId="6C00AE14" w14:textId="02C18DC6" w:rsidR="001545FB" w:rsidRPr="003B1104" w:rsidRDefault="001545FB" w:rsidP="00022688">
            <w:pPr>
              <w:spacing w:line="276" w:lineRule="auto"/>
              <w:rPr>
                <w:rFonts w:ascii="Arial" w:eastAsia="Microsoft Sans Serif" w:hAnsi="Arial" w:cs="Arial"/>
                <w:i/>
                <w:color w:val="7F7F7F" w:themeColor="text1" w:themeTint="80"/>
                <w:sz w:val="24"/>
                <w:szCs w:val="24"/>
                <w:lang w:val="en-GB"/>
                <w:rPrChange w:id="62" w:author="DALIGAULT, Melanie" w:date="2026-02-27T14:57:00Z">
                  <w:rPr>
                    <w:rFonts w:ascii="Arial" w:eastAsia="Microsoft Sans Serif" w:hAnsi="Arial" w:cs="Arial"/>
                    <w:i/>
                    <w:color w:val="7F7F7F" w:themeColor="text1" w:themeTint="80"/>
                    <w:sz w:val="24"/>
                    <w:szCs w:val="24"/>
                  </w:rPr>
                </w:rPrChange>
              </w:rPr>
            </w:pPr>
            <w:del w:id="63" w:author="DALIGAULT, Melanie" w:date="2026-02-27T14:56:00Z">
              <w:r w:rsidRPr="003B1104" w:rsidDel="003B1104">
                <w:rPr>
                  <w:rFonts w:ascii="Arial" w:eastAsia="Microsoft Sans Serif" w:hAnsi="Arial" w:cs="Arial"/>
                  <w:i/>
                  <w:color w:val="7F7F7F" w:themeColor="text1" w:themeTint="80"/>
                  <w:sz w:val="24"/>
                  <w:szCs w:val="24"/>
                  <w:lang w:val="en-GB"/>
                  <w:rPrChange w:id="64" w:author="DALIGAULT, Melanie" w:date="2026-02-27T14:57:00Z">
                    <w:rPr>
                      <w:rFonts w:ascii="Arial" w:eastAsia="Microsoft Sans Serif" w:hAnsi="Arial" w:cs="Arial"/>
                      <w:i/>
                      <w:color w:val="7F7F7F" w:themeColor="text1" w:themeTint="80"/>
                      <w:sz w:val="24"/>
                      <w:szCs w:val="24"/>
                    </w:rPr>
                  </w:rPrChange>
                </w:rPr>
                <w:delText>variables / sources / algorithm</w:delText>
              </w:r>
            </w:del>
            <w:ins w:id="65" w:author="DALIGAULT, Melanie" w:date="2026-02-27T14:57:00Z">
              <w:r w:rsidR="003B1104" w:rsidRPr="00971CAA">
                <w:rPr>
                  <w:rFonts w:cstheme="minorHAnsi"/>
                  <w:sz w:val="20"/>
                  <w:szCs w:val="20"/>
                  <w:lang w:val="en-US"/>
                  <w:rPrChange w:id="66" w:author="DALIGAULT, Melanie" w:date="2026-02-27T15:17:00Z">
                    <w:rPr>
                      <w:rFonts w:ascii="Arial" w:eastAsia="Microsoft Sans Serif" w:hAnsi="Arial" w:cs="Arial"/>
                      <w:i/>
                      <w:color w:val="7F7F7F" w:themeColor="text1" w:themeTint="80"/>
                      <w:sz w:val="24"/>
                      <w:szCs w:val="24"/>
                    </w:rPr>
                  </w:rPrChange>
                </w:rPr>
                <w:t xml:space="preserve">DDD Number * 1000 / </w:t>
              </w:r>
              <w:r w:rsidR="003B1104">
                <w:rPr>
                  <w:rFonts w:cstheme="minorHAnsi"/>
                  <w:sz w:val="20"/>
                  <w:szCs w:val="20"/>
                  <w:lang w:val="en-US"/>
                </w:rPr>
                <w:t>N</w:t>
              </w:r>
              <w:r w:rsidR="003B1104" w:rsidRPr="005C62DA">
                <w:rPr>
                  <w:rFonts w:cstheme="minorHAnsi"/>
                  <w:sz w:val="20"/>
                  <w:szCs w:val="20"/>
                  <w:lang w:val="en-US"/>
                </w:rPr>
                <w:t>umber of hospitalization days</w:t>
              </w:r>
            </w:ins>
          </w:p>
        </w:tc>
      </w:tr>
      <w:tr w:rsidR="00EB0E4A" w:rsidRPr="003B1104" w14:paraId="2C0C9E43" w14:textId="77777777" w:rsidTr="00B41E8F">
        <w:trPr>
          <w:gridAfter w:val="1"/>
          <w:wAfter w:w="7" w:type="dxa"/>
          <w:trHeight w:val="567"/>
        </w:trPr>
        <w:tc>
          <w:tcPr>
            <w:tcW w:w="3260" w:type="dxa"/>
          </w:tcPr>
          <w:p w14:paraId="74163A16" w14:textId="45E67F60" w:rsidR="006B0EDD" w:rsidRPr="00EB0E4A" w:rsidRDefault="001545FB" w:rsidP="00026742">
            <w:pPr>
              <w:spacing w:line="276" w:lineRule="auto"/>
              <w:ind w:left="107" w:right="93"/>
              <w:rPr>
                <w:rFonts w:ascii="Arial" w:eastAsia="Microsoft Sans Serif" w:hAnsi="Arial" w:cs="Arial"/>
                <w:b/>
                <w:sz w:val="24"/>
                <w:szCs w:val="24"/>
              </w:rPr>
            </w:pPr>
            <w:proofErr w:type="spellStart"/>
            <w:r w:rsidRPr="001545FB">
              <w:rPr>
                <w:rFonts w:ascii="Arial" w:eastAsia="Microsoft Sans Serif" w:hAnsi="Arial" w:cs="Arial"/>
                <w:b/>
                <w:sz w:val="24"/>
                <w:szCs w:val="24"/>
              </w:rPr>
              <w:t>Calculation</w:t>
            </w:r>
            <w:proofErr w:type="spellEnd"/>
            <w:r w:rsidRPr="001545FB">
              <w:rPr>
                <w:rFonts w:ascii="Arial" w:eastAsia="Microsoft Sans Serif" w:hAnsi="Arial" w:cs="Arial"/>
                <w:b/>
                <w:sz w:val="24"/>
                <w:szCs w:val="24"/>
              </w:rPr>
              <w:t xml:space="preserve"> </w:t>
            </w:r>
            <w:proofErr w:type="spellStart"/>
            <w:r w:rsidRPr="001545FB">
              <w:rPr>
                <w:rFonts w:ascii="Arial" w:eastAsia="Microsoft Sans Serif" w:hAnsi="Arial" w:cs="Arial"/>
                <w:b/>
                <w:sz w:val="24"/>
                <w:szCs w:val="24"/>
              </w:rPr>
              <w:t>method</w:t>
            </w:r>
            <w:proofErr w:type="spellEnd"/>
          </w:p>
        </w:tc>
        <w:tc>
          <w:tcPr>
            <w:tcW w:w="7892" w:type="dxa"/>
          </w:tcPr>
          <w:p w14:paraId="15852E75" w14:textId="77777777" w:rsidR="006B0EDD" w:rsidRDefault="001545FB" w:rsidP="0063431D">
            <w:pPr>
              <w:spacing w:line="276" w:lineRule="auto"/>
              <w:rPr>
                <w:ins w:id="67" w:author="DALIGAULT, Melanie" w:date="2026-02-27T14:57:00Z"/>
                <w:rFonts w:ascii="Arial" w:eastAsia="Microsoft Sans Serif" w:hAnsi="Arial" w:cs="Arial"/>
                <w:i/>
                <w:color w:val="7F7F7F" w:themeColor="text1" w:themeTint="80"/>
                <w:sz w:val="24"/>
                <w:szCs w:val="24"/>
                <w:lang w:val="en-GB"/>
              </w:rPr>
            </w:pPr>
            <w:del w:id="68" w:author="DALIGAULT, Melanie" w:date="2026-02-27T14:57:00Z">
              <w:r w:rsidRPr="00F54FD5" w:rsidDel="003B1104">
                <w:rPr>
                  <w:rFonts w:ascii="Arial" w:eastAsia="Microsoft Sans Serif" w:hAnsi="Arial" w:cs="Arial"/>
                  <w:i/>
                  <w:color w:val="7F7F7F" w:themeColor="text1" w:themeTint="80"/>
                  <w:sz w:val="24"/>
                  <w:szCs w:val="24"/>
                  <w:lang w:val="en-GB"/>
                </w:rPr>
                <w:delText>calculation formula / calculation co</w:delText>
              </w:r>
              <w:r w:rsidR="0063431D" w:rsidRPr="00F54FD5" w:rsidDel="003B1104">
                <w:rPr>
                  <w:rFonts w:ascii="Arial" w:eastAsia="Microsoft Sans Serif" w:hAnsi="Arial" w:cs="Arial"/>
                  <w:i/>
                  <w:color w:val="7F7F7F" w:themeColor="text1" w:themeTint="80"/>
                  <w:sz w:val="24"/>
                  <w:szCs w:val="24"/>
                  <w:lang w:val="en-GB"/>
                </w:rPr>
                <w:delText>nditions (e.g. minimum number</w:delText>
              </w:r>
              <w:r w:rsidRPr="00F54FD5" w:rsidDel="003B1104">
                <w:rPr>
                  <w:rFonts w:ascii="Arial" w:eastAsia="Microsoft Sans Serif" w:hAnsi="Arial" w:cs="Arial"/>
                  <w:i/>
                  <w:color w:val="7F7F7F" w:themeColor="text1" w:themeTint="80"/>
                  <w:sz w:val="24"/>
                  <w:szCs w:val="24"/>
                  <w:lang w:val="en-GB"/>
                </w:rPr>
                <w:delText>...) / mathematical model (e.g. predictive model, time series, ratio...)</w:delText>
              </w:r>
            </w:del>
          </w:p>
          <w:p w14:paraId="5B70712F" w14:textId="7CF9BE50" w:rsidR="003B1104" w:rsidRDefault="003B1104" w:rsidP="00C16AC8">
            <w:pPr>
              <w:spacing w:line="276" w:lineRule="auto"/>
              <w:rPr>
                <w:ins w:id="69" w:author="DALIGAULT, Melanie" w:date="2026-02-27T14:58:00Z"/>
                <w:rFonts w:eastAsia="Microsoft Sans Serif" w:cstheme="minorHAnsi"/>
                <w:sz w:val="20"/>
                <w:szCs w:val="20"/>
                <w:lang w:val="en-GB"/>
              </w:rPr>
            </w:pPr>
            <w:ins w:id="70" w:author="DALIGAULT, Melanie" w:date="2026-02-27T14:57:00Z">
              <w:r w:rsidRPr="003B1104">
                <w:rPr>
                  <w:rFonts w:eastAsia="Microsoft Sans Serif" w:cstheme="minorHAnsi"/>
                  <w:sz w:val="20"/>
                  <w:szCs w:val="20"/>
                  <w:lang w:val="en-GB"/>
                </w:rPr>
                <w:t>CDU</w:t>
              </w:r>
              <w:r w:rsidRPr="003B1104">
                <w:rPr>
                  <w:rFonts w:eastAsia="Microsoft Sans Serif" w:cstheme="minorHAnsi"/>
                  <w:sz w:val="20"/>
                  <w:szCs w:val="20"/>
                  <w:lang w:val="en-GB"/>
                  <w:rPrChange w:id="71" w:author="DALIGAULT, Melanie" w:date="2026-02-27T14:58:00Z">
                    <w:rPr>
                      <w:rFonts w:eastAsia="Microsoft Sans Serif" w:cstheme="minorHAnsi"/>
                      <w:sz w:val="20"/>
                      <w:szCs w:val="20"/>
                    </w:rPr>
                  </w:rPrChange>
                </w:rPr>
                <w:t xml:space="preserve"> </w:t>
              </w:r>
            </w:ins>
            <w:ins w:id="72" w:author="DALIGAULT, Melanie" w:date="2026-02-27T14:58:00Z">
              <w:r w:rsidRPr="003B1104">
                <w:rPr>
                  <w:rFonts w:eastAsia="Microsoft Sans Serif" w:cstheme="minorHAnsi"/>
                  <w:sz w:val="20"/>
                  <w:szCs w:val="20"/>
                  <w:lang w:val="en-GB"/>
                  <w:rPrChange w:id="73" w:author="DALIGAULT, Melanie" w:date="2026-02-27T14:58:00Z">
                    <w:rPr>
                      <w:rFonts w:eastAsia="Microsoft Sans Serif" w:cstheme="minorHAnsi"/>
                      <w:sz w:val="20"/>
                      <w:szCs w:val="20"/>
                    </w:rPr>
                  </w:rPrChange>
                </w:rPr>
                <w:t>enables the determination of the unit dose, route of administration, ATC code and associated DD</w:t>
              </w:r>
              <w:r>
                <w:rPr>
                  <w:rFonts w:eastAsia="Microsoft Sans Serif" w:cstheme="minorHAnsi"/>
                  <w:sz w:val="20"/>
                  <w:szCs w:val="20"/>
                  <w:lang w:val="en-GB"/>
                </w:rPr>
                <w:t>D</w:t>
              </w:r>
            </w:ins>
          </w:p>
          <w:p w14:paraId="13BF46D2" w14:textId="21904B9D" w:rsidR="003B1104" w:rsidRPr="003B1104" w:rsidRDefault="003B1104" w:rsidP="00C16AC8">
            <w:pPr>
              <w:spacing w:line="276" w:lineRule="auto"/>
              <w:rPr>
                <w:rFonts w:ascii="Arial" w:eastAsia="Microsoft Sans Serif" w:hAnsi="Arial" w:cs="Arial"/>
                <w:i/>
                <w:color w:val="7F7F7F" w:themeColor="text1" w:themeTint="80"/>
                <w:sz w:val="24"/>
                <w:szCs w:val="24"/>
                <w:lang w:val="en-GB"/>
              </w:rPr>
            </w:pPr>
            <w:ins w:id="74" w:author="DALIGAULT, Melanie" w:date="2026-02-27T14:57:00Z">
              <w:r w:rsidRPr="003B1104">
                <w:rPr>
                  <w:rFonts w:eastAsia="Microsoft Sans Serif" w:cstheme="minorHAnsi"/>
                  <w:sz w:val="20"/>
                  <w:szCs w:val="20"/>
                  <w:lang w:val="en-GB"/>
                  <w:rPrChange w:id="75" w:author="DALIGAULT, Melanie" w:date="2026-02-27T14:58:00Z">
                    <w:rPr>
                      <w:rFonts w:eastAsia="Microsoft Sans Serif" w:cstheme="minorHAnsi"/>
                      <w:sz w:val="20"/>
                      <w:szCs w:val="20"/>
                    </w:rPr>
                  </w:rPrChange>
                </w:rPr>
                <w:t>UCD</w:t>
              </w:r>
            </w:ins>
            <w:ins w:id="76" w:author="DALIGAULT, Melanie" w:date="2026-02-27T14:58:00Z">
              <w:r w:rsidRPr="003B1104">
                <w:rPr>
                  <w:rFonts w:eastAsia="Microsoft Sans Serif" w:cstheme="minorHAnsi"/>
                  <w:sz w:val="20"/>
                  <w:szCs w:val="20"/>
                  <w:lang w:val="en-GB"/>
                  <w:rPrChange w:id="77" w:author="DALIGAULT, Melanie" w:date="2026-02-27T14:58:00Z">
                    <w:rPr>
                      <w:rFonts w:eastAsia="Microsoft Sans Serif" w:cstheme="minorHAnsi"/>
                      <w:sz w:val="20"/>
                      <w:szCs w:val="20"/>
                    </w:rPr>
                  </w:rPrChange>
                </w:rPr>
                <w:t xml:space="preserve"> number</w:t>
              </w:r>
            </w:ins>
            <w:ins w:id="78" w:author="DALIGAULT, Melanie" w:date="2026-02-27T14:57:00Z">
              <w:r w:rsidRPr="003B1104">
                <w:rPr>
                  <w:rFonts w:eastAsia="Microsoft Sans Serif" w:cstheme="minorHAnsi"/>
                  <w:sz w:val="20"/>
                  <w:szCs w:val="20"/>
                  <w:lang w:val="en-GB"/>
                  <w:rPrChange w:id="79" w:author="DALIGAULT, Melanie" w:date="2026-02-27T14:58:00Z">
                    <w:rPr>
                      <w:rFonts w:eastAsia="Microsoft Sans Serif" w:cstheme="minorHAnsi"/>
                      <w:sz w:val="20"/>
                      <w:szCs w:val="20"/>
                    </w:rPr>
                  </w:rPrChange>
                </w:rPr>
                <w:t xml:space="preserve"> * </w:t>
              </w:r>
            </w:ins>
            <w:ins w:id="80" w:author="DALIGAULT, Melanie" w:date="2026-02-27T14:58:00Z">
              <w:r w:rsidRPr="003B1104">
                <w:rPr>
                  <w:rFonts w:eastAsia="Microsoft Sans Serif" w:cstheme="minorHAnsi"/>
                  <w:sz w:val="20"/>
                  <w:szCs w:val="20"/>
                  <w:lang w:val="en-GB"/>
                  <w:rPrChange w:id="81" w:author="DALIGAULT, Melanie" w:date="2026-02-27T14:58:00Z">
                    <w:rPr>
                      <w:rFonts w:eastAsia="Microsoft Sans Serif" w:cstheme="minorHAnsi"/>
                      <w:sz w:val="20"/>
                      <w:szCs w:val="20"/>
                    </w:rPr>
                  </w:rPrChange>
                </w:rPr>
                <w:t xml:space="preserve">unit </w:t>
              </w:r>
            </w:ins>
            <w:ins w:id="82" w:author="DALIGAULT, Melanie" w:date="2026-02-27T14:57:00Z">
              <w:r w:rsidRPr="003B1104">
                <w:rPr>
                  <w:rFonts w:eastAsia="Microsoft Sans Serif" w:cstheme="minorHAnsi"/>
                  <w:sz w:val="20"/>
                  <w:szCs w:val="20"/>
                  <w:lang w:val="en-GB"/>
                  <w:rPrChange w:id="83" w:author="DALIGAULT, Melanie" w:date="2026-02-27T14:58:00Z">
                    <w:rPr>
                      <w:rFonts w:eastAsia="Microsoft Sans Serif" w:cstheme="minorHAnsi"/>
                      <w:sz w:val="20"/>
                      <w:szCs w:val="20"/>
                    </w:rPr>
                  </w:rPrChange>
                </w:rPr>
                <w:t xml:space="preserve">dose / </w:t>
              </w:r>
            </w:ins>
            <w:ins w:id="84" w:author="DALIGAULT, Melanie" w:date="2026-02-27T14:58:00Z">
              <w:r w:rsidRPr="003B1104">
                <w:rPr>
                  <w:rFonts w:eastAsia="Microsoft Sans Serif" w:cstheme="minorHAnsi"/>
                  <w:sz w:val="20"/>
                  <w:szCs w:val="20"/>
                  <w:lang w:val="en-GB"/>
                  <w:rPrChange w:id="85" w:author="DALIGAULT, Melanie" w:date="2026-02-27T14:58:00Z">
                    <w:rPr>
                      <w:rFonts w:eastAsia="Microsoft Sans Serif" w:cstheme="minorHAnsi"/>
                      <w:sz w:val="20"/>
                      <w:szCs w:val="20"/>
                    </w:rPr>
                  </w:rPrChange>
                </w:rPr>
                <w:t>DDD</w:t>
              </w:r>
            </w:ins>
            <w:ins w:id="86" w:author="DALIGAULT, Melanie" w:date="2026-02-27T14:57:00Z">
              <w:r w:rsidRPr="003B1104">
                <w:rPr>
                  <w:rFonts w:eastAsia="Microsoft Sans Serif" w:cstheme="minorHAnsi"/>
                  <w:sz w:val="20"/>
                  <w:szCs w:val="20"/>
                  <w:lang w:val="en-GB"/>
                  <w:rPrChange w:id="87" w:author="DALIGAULT, Melanie" w:date="2026-02-27T14:58:00Z">
                    <w:rPr>
                      <w:rFonts w:eastAsia="Microsoft Sans Serif" w:cstheme="minorHAnsi"/>
                      <w:sz w:val="20"/>
                      <w:szCs w:val="20"/>
                    </w:rPr>
                  </w:rPrChange>
                </w:rPr>
                <w:t xml:space="preserve"> = D</w:t>
              </w:r>
            </w:ins>
            <w:ins w:id="88" w:author="DALIGAULT, Melanie" w:date="2026-02-27T14:58:00Z">
              <w:r w:rsidRPr="003B1104">
                <w:rPr>
                  <w:rFonts w:eastAsia="Microsoft Sans Serif" w:cstheme="minorHAnsi"/>
                  <w:sz w:val="20"/>
                  <w:szCs w:val="20"/>
                  <w:lang w:val="en-GB"/>
                  <w:rPrChange w:id="89" w:author="DALIGAULT, Melanie" w:date="2026-02-27T14:58:00Z">
                    <w:rPr>
                      <w:rFonts w:eastAsia="Microsoft Sans Serif" w:cstheme="minorHAnsi"/>
                      <w:sz w:val="20"/>
                      <w:szCs w:val="20"/>
                    </w:rPr>
                  </w:rPrChange>
                </w:rPr>
                <w:t>D</w:t>
              </w:r>
            </w:ins>
            <w:ins w:id="90" w:author="DALIGAULT, Melanie" w:date="2026-02-27T14:57:00Z">
              <w:r w:rsidRPr="003B1104">
                <w:rPr>
                  <w:rFonts w:eastAsia="Microsoft Sans Serif" w:cstheme="minorHAnsi"/>
                  <w:sz w:val="20"/>
                  <w:szCs w:val="20"/>
                  <w:lang w:val="en-GB"/>
                  <w:rPrChange w:id="91" w:author="DALIGAULT, Melanie" w:date="2026-02-27T14:58:00Z">
                    <w:rPr>
                      <w:rFonts w:eastAsia="Microsoft Sans Serif" w:cstheme="minorHAnsi"/>
                      <w:sz w:val="20"/>
                      <w:szCs w:val="20"/>
                    </w:rPr>
                  </w:rPrChange>
                </w:rPr>
                <w:t>J</w:t>
              </w:r>
            </w:ins>
            <w:ins w:id="92" w:author="DALIGAULT, Melanie" w:date="2026-02-27T14:58:00Z">
              <w:r w:rsidRPr="003B1104">
                <w:rPr>
                  <w:rFonts w:eastAsia="Microsoft Sans Serif" w:cstheme="minorHAnsi"/>
                  <w:sz w:val="20"/>
                  <w:szCs w:val="20"/>
                  <w:lang w:val="en-GB"/>
                  <w:rPrChange w:id="93" w:author="DALIGAULT, Melanie" w:date="2026-02-27T14:58:00Z">
                    <w:rPr>
                      <w:rFonts w:eastAsia="Microsoft Sans Serif" w:cstheme="minorHAnsi"/>
                      <w:sz w:val="20"/>
                      <w:szCs w:val="20"/>
                    </w:rPr>
                  </w:rPrChange>
                </w:rPr>
                <w:t xml:space="preserve"> number</w:t>
              </w:r>
            </w:ins>
          </w:p>
        </w:tc>
      </w:tr>
      <w:tr w:rsidR="00EB0E4A" w:rsidRPr="003B1104" w14:paraId="5E125D89" w14:textId="77777777" w:rsidTr="00B41E8F">
        <w:trPr>
          <w:gridAfter w:val="1"/>
          <w:wAfter w:w="7" w:type="dxa"/>
          <w:trHeight w:val="567"/>
        </w:trPr>
        <w:tc>
          <w:tcPr>
            <w:tcW w:w="3260" w:type="dxa"/>
          </w:tcPr>
          <w:p w14:paraId="67F56848" w14:textId="3E633FB6" w:rsidR="006B0EDD" w:rsidRPr="00EB0E4A" w:rsidRDefault="00974286" w:rsidP="00B41E8F">
            <w:pPr>
              <w:spacing w:line="276" w:lineRule="auto"/>
              <w:ind w:left="107"/>
              <w:rPr>
                <w:rFonts w:ascii="Arial" w:eastAsia="Microsoft Sans Serif" w:hAnsi="Arial" w:cs="Arial"/>
                <w:b/>
                <w:sz w:val="24"/>
                <w:szCs w:val="24"/>
              </w:rPr>
            </w:pPr>
            <w:r>
              <w:rPr>
                <w:rFonts w:ascii="Arial" w:eastAsia="Microsoft Sans Serif" w:hAnsi="Arial" w:cs="Arial"/>
                <w:b/>
                <w:sz w:val="24"/>
                <w:szCs w:val="24"/>
              </w:rPr>
              <w:t>Output format</w:t>
            </w:r>
          </w:p>
        </w:tc>
        <w:tc>
          <w:tcPr>
            <w:tcW w:w="7892" w:type="dxa"/>
          </w:tcPr>
          <w:p w14:paraId="5EB0F3DF" w14:textId="77777777" w:rsidR="006B0EDD" w:rsidRDefault="001545FB" w:rsidP="00974286">
            <w:pPr>
              <w:spacing w:line="276" w:lineRule="auto"/>
              <w:rPr>
                <w:ins w:id="94" w:author="DALIGAULT, Melanie" w:date="2026-02-27T15:16:00Z"/>
                <w:rFonts w:ascii="Arial" w:eastAsia="Microsoft Sans Serif" w:hAnsi="Arial" w:cs="Arial"/>
                <w:i/>
                <w:color w:val="7F7F7F" w:themeColor="text1" w:themeTint="80"/>
                <w:sz w:val="24"/>
                <w:szCs w:val="24"/>
                <w:lang w:val="en-GB"/>
              </w:rPr>
            </w:pPr>
            <w:del w:id="95" w:author="DALIGAULT, Melanie" w:date="2026-02-27T15:16:00Z">
              <w:r w:rsidRPr="00F54FD5" w:rsidDel="00920B1A">
                <w:rPr>
                  <w:rFonts w:ascii="Arial" w:eastAsia="Microsoft Sans Serif" w:hAnsi="Arial" w:cs="Arial"/>
                  <w:i/>
                  <w:color w:val="7F7F7F" w:themeColor="text1" w:themeTint="80"/>
                  <w:sz w:val="24"/>
                  <w:szCs w:val="24"/>
                  <w:lang w:val="en-GB"/>
                </w:rPr>
                <w:delText xml:space="preserve">graphical representation </w:delText>
              </w:r>
              <w:r w:rsidR="00974286" w:rsidRPr="00F54FD5" w:rsidDel="00920B1A">
                <w:rPr>
                  <w:rFonts w:ascii="Arial" w:eastAsia="Microsoft Sans Serif" w:hAnsi="Arial" w:cs="Arial"/>
                  <w:i/>
                  <w:color w:val="7F7F7F" w:themeColor="text1" w:themeTint="80"/>
                  <w:sz w:val="24"/>
                  <w:szCs w:val="24"/>
                  <w:lang w:val="en-GB"/>
                </w:rPr>
                <w:delText>/ comparator calculation method</w:delText>
              </w:r>
            </w:del>
          </w:p>
          <w:p w14:paraId="1D1D7D0A" w14:textId="77777777" w:rsidR="00920B1A" w:rsidRPr="007216BA" w:rsidRDefault="00920B1A" w:rsidP="00920B1A">
            <w:pPr>
              <w:spacing w:line="276" w:lineRule="auto"/>
              <w:ind w:right="102"/>
              <w:jc w:val="both"/>
              <w:rPr>
                <w:ins w:id="96" w:author="DALIGAULT, Melanie" w:date="2026-02-27T15:16:00Z"/>
                <w:rFonts w:eastAsia="Microsoft Sans Serif" w:cstheme="minorHAnsi"/>
                <w:sz w:val="20"/>
                <w:szCs w:val="20"/>
                <w:lang w:val="en-GB"/>
              </w:rPr>
            </w:pPr>
            <w:ins w:id="97" w:author="DALIGAULT, Melanie" w:date="2026-02-27T15:16:00Z">
              <w:r w:rsidRPr="007216BA">
                <w:rPr>
                  <w:rFonts w:eastAsia="Microsoft Sans Serif" w:cstheme="minorHAnsi"/>
                  <w:sz w:val="20"/>
                  <w:szCs w:val="20"/>
                  <w:lang w:val="en-GB"/>
                </w:rPr>
                <w:t>Stratifications:</w:t>
              </w:r>
            </w:ins>
          </w:p>
          <w:p w14:paraId="0F52A6FA" w14:textId="77777777" w:rsidR="00920B1A" w:rsidRPr="007216BA" w:rsidRDefault="00920B1A" w:rsidP="00920B1A">
            <w:pPr>
              <w:spacing w:line="276" w:lineRule="auto"/>
              <w:ind w:right="102"/>
              <w:jc w:val="both"/>
              <w:rPr>
                <w:ins w:id="98" w:author="DALIGAULT, Melanie" w:date="2026-02-27T15:16:00Z"/>
                <w:rFonts w:eastAsia="Microsoft Sans Serif" w:cstheme="minorHAnsi"/>
                <w:sz w:val="20"/>
                <w:szCs w:val="20"/>
                <w:lang w:val="en-GB"/>
              </w:rPr>
            </w:pPr>
            <w:ins w:id="99" w:author="DALIGAULT, Melanie" w:date="2026-02-27T15:16:00Z">
              <w:r w:rsidRPr="007216BA">
                <w:rPr>
                  <w:rFonts w:eastAsia="Microsoft Sans Serif" w:cstheme="minorHAnsi"/>
                  <w:sz w:val="20"/>
                  <w:szCs w:val="20"/>
                  <w:lang w:val="en-GB"/>
                </w:rPr>
                <w:t>- by antibiotic class (ATC level 4)</w:t>
              </w:r>
            </w:ins>
          </w:p>
          <w:p w14:paraId="70DC7D17" w14:textId="77777777" w:rsidR="00920B1A" w:rsidRDefault="00920B1A" w:rsidP="00920B1A">
            <w:pPr>
              <w:spacing w:line="276" w:lineRule="auto"/>
              <w:ind w:right="102"/>
              <w:jc w:val="both"/>
              <w:rPr>
                <w:ins w:id="100" w:author="DALIGAULT, Melanie" w:date="2026-02-27T15:16:00Z"/>
                <w:rFonts w:eastAsia="Microsoft Sans Serif" w:cstheme="minorHAnsi"/>
                <w:sz w:val="20"/>
                <w:szCs w:val="20"/>
                <w:lang w:val="en-GB"/>
              </w:rPr>
            </w:pPr>
            <w:ins w:id="101" w:author="DALIGAULT, Melanie" w:date="2026-02-27T15:16:00Z">
              <w:r w:rsidRPr="007216BA">
                <w:rPr>
                  <w:rFonts w:eastAsia="Microsoft Sans Serif" w:cstheme="minorHAnsi"/>
                  <w:sz w:val="20"/>
                  <w:szCs w:val="20"/>
                  <w:lang w:val="en-GB"/>
                </w:rPr>
                <w:t>- Medical specialty (to define)</w:t>
              </w:r>
            </w:ins>
          </w:p>
          <w:p w14:paraId="55B7C501" w14:textId="77777777" w:rsidR="00920B1A" w:rsidRPr="007216BA" w:rsidRDefault="00920B1A" w:rsidP="00920B1A">
            <w:pPr>
              <w:spacing w:line="276" w:lineRule="auto"/>
              <w:ind w:right="102"/>
              <w:jc w:val="both"/>
              <w:rPr>
                <w:ins w:id="102" w:author="DALIGAULT, Melanie" w:date="2026-02-27T15:16:00Z"/>
                <w:rFonts w:eastAsia="Microsoft Sans Serif" w:cstheme="minorHAnsi"/>
                <w:sz w:val="20"/>
                <w:szCs w:val="20"/>
                <w:lang w:val="en-GB"/>
              </w:rPr>
            </w:pPr>
            <w:ins w:id="103" w:author="DALIGAULT, Melanie" w:date="2026-02-27T15:16:00Z">
              <w:r>
                <w:rPr>
                  <w:rFonts w:eastAsia="Microsoft Sans Serif" w:cstheme="minorHAnsi"/>
                  <w:sz w:val="20"/>
                  <w:szCs w:val="20"/>
                  <w:lang w:val="en-GB"/>
                </w:rPr>
                <w:t xml:space="preserve">- Criticality (AWARE, </w:t>
              </w:r>
              <w:r w:rsidRPr="00920B1A">
                <w:rPr>
                  <w:rFonts w:eastAsia="Microsoft Sans Serif" w:cstheme="minorHAnsi"/>
                  <w:sz w:val="20"/>
                  <w:szCs w:val="20"/>
                  <w:lang w:val="en-GB"/>
                </w:rPr>
                <w:t>SPILF</w:t>
              </w:r>
              <w:r>
                <w:rPr>
                  <w:rFonts w:eastAsia="Microsoft Sans Serif" w:cstheme="minorHAnsi"/>
                  <w:sz w:val="20"/>
                  <w:szCs w:val="20"/>
                  <w:lang w:val="en-GB"/>
                </w:rPr>
                <w:t>)</w:t>
              </w:r>
            </w:ins>
          </w:p>
          <w:p w14:paraId="060D95B4" w14:textId="77777777" w:rsidR="00920B1A" w:rsidRPr="007216BA" w:rsidRDefault="00920B1A" w:rsidP="00920B1A">
            <w:pPr>
              <w:spacing w:line="276" w:lineRule="auto"/>
              <w:ind w:right="102"/>
              <w:jc w:val="both"/>
              <w:rPr>
                <w:ins w:id="104" w:author="DALIGAULT, Melanie" w:date="2026-02-27T15:16:00Z"/>
                <w:rFonts w:eastAsia="Microsoft Sans Serif" w:cstheme="minorHAnsi"/>
                <w:sz w:val="20"/>
                <w:szCs w:val="20"/>
                <w:lang w:val="en-GB"/>
              </w:rPr>
            </w:pPr>
            <w:ins w:id="105" w:author="DALIGAULT, Melanie" w:date="2026-02-27T15:16:00Z">
              <w:r w:rsidRPr="007216BA">
                <w:rPr>
                  <w:rFonts w:eastAsia="Microsoft Sans Serif" w:cstheme="minorHAnsi"/>
                  <w:sz w:val="20"/>
                  <w:szCs w:val="20"/>
                  <w:lang w:val="en-GB"/>
                </w:rPr>
                <w:t xml:space="preserve">- </w:t>
              </w:r>
              <w:r>
                <w:rPr>
                  <w:rFonts w:eastAsia="Microsoft Sans Serif" w:cstheme="minorHAnsi"/>
                  <w:sz w:val="20"/>
                  <w:szCs w:val="20"/>
                  <w:lang w:val="en-GB"/>
                </w:rPr>
                <w:t>A</w:t>
              </w:r>
              <w:r w:rsidRPr="007216BA">
                <w:rPr>
                  <w:rFonts w:eastAsia="Microsoft Sans Serif" w:cstheme="minorHAnsi"/>
                  <w:sz w:val="20"/>
                  <w:szCs w:val="20"/>
                  <w:lang w:val="en-GB"/>
                </w:rPr>
                <w:t>nnual and monthly results</w:t>
              </w:r>
            </w:ins>
          </w:p>
          <w:p w14:paraId="5234C1CD" w14:textId="77777777" w:rsidR="00920B1A" w:rsidRPr="007216BA" w:rsidRDefault="00920B1A" w:rsidP="00920B1A">
            <w:pPr>
              <w:spacing w:line="276" w:lineRule="auto"/>
              <w:ind w:right="102"/>
              <w:jc w:val="both"/>
              <w:rPr>
                <w:ins w:id="106" w:author="DALIGAULT, Melanie" w:date="2026-02-27T15:16:00Z"/>
                <w:rFonts w:eastAsia="Microsoft Sans Serif" w:cstheme="minorHAnsi"/>
                <w:sz w:val="20"/>
                <w:szCs w:val="20"/>
                <w:lang w:val="en-GB"/>
              </w:rPr>
            </w:pPr>
          </w:p>
          <w:p w14:paraId="4CFBC424" w14:textId="77777777" w:rsidR="00920B1A" w:rsidRPr="007216BA" w:rsidRDefault="00920B1A" w:rsidP="00920B1A">
            <w:pPr>
              <w:spacing w:line="276" w:lineRule="auto"/>
              <w:ind w:right="102"/>
              <w:jc w:val="both"/>
              <w:rPr>
                <w:ins w:id="107" w:author="DALIGAULT, Melanie" w:date="2026-02-27T15:16:00Z"/>
                <w:rFonts w:eastAsia="Microsoft Sans Serif" w:cstheme="minorHAnsi"/>
                <w:sz w:val="20"/>
                <w:szCs w:val="20"/>
                <w:lang w:val="en-GB"/>
              </w:rPr>
            </w:pPr>
            <w:ins w:id="108" w:author="DALIGAULT, Melanie" w:date="2026-02-27T15:16:00Z">
              <w:r w:rsidRPr="007216BA">
                <w:rPr>
                  <w:rFonts w:eastAsia="Microsoft Sans Serif" w:cstheme="minorHAnsi"/>
                  <w:sz w:val="20"/>
                  <w:szCs w:val="20"/>
                  <w:lang w:val="en-GB"/>
                </w:rPr>
                <w:t>Representations:</w:t>
              </w:r>
            </w:ins>
          </w:p>
          <w:p w14:paraId="71A07DC7" w14:textId="77777777" w:rsidR="00920B1A" w:rsidRPr="007216BA" w:rsidRDefault="00920B1A" w:rsidP="00920B1A">
            <w:pPr>
              <w:spacing w:line="276" w:lineRule="auto"/>
              <w:ind w:right="102"/>
              <w:jc w:val="both"/>
              <w:rPr>
                <w:ins w:id="109" w:author="DALIGAULT, Melanie" w:date="2026-02-27T15:16:00Z"/>
                <w:rFonts w:eastAsia="Microsoft Sans Serif" w:cstheme="minorHAnsi"/>
                <w:sz w:val="20"/>
                <w:szCs w:val="20"/>
                <w:lang w:val="en-GB"/>
              </w:rPr>
            </w:pPr>
            <w:ins w:id="110" w:author="DALIGAULT, Melanie" w:date="2026-02-27T15:16:00Z">
              <w:r w:rsidRPr="007216BA">
                <w:rPr>
                  <w:rFonts w:eastAsia="Microsoft Sans Serif" w:cstheme="minorHAnsi"/>
                  <w:sz w:val="20"/>
                  <w:szCs w:val="20"/>
                  <w:lang w:val="en-GB"/>
                </w:rPr>
                <w:t>- pie chart: distribution of consumption by antibiotic class</w:t>
              </w:r>
            </w:ins>
          </w:p>
          <w:p w14:paraId="4CAE8432" w14:textId="3506404B" w:rsidR="00920B1A" w:rsidRPr="00F54FD5" w:rsidRDefault="00920B1A" w:rsidP="00920B1A">
            <w:pPr>
              <w:spacing w:line="276" w:lineRule="auto"/>
              <w:rPr>
                <w:rFonts w:ascii="Arial" w:eastAsia="Microsoft Sans Serif" w:hAnsi="Arial" w:cs="Arial"/>
                <w:color w:val="7F7F7F" w:themeColor="text1" w:themeTint="80"/>
                <w:sz w:val="24"/>
                <w:szCs w:val="24"/>
                <w:lang w:val="en-GB"/>
              </w:rPr>
            </w:pPr>
            <w:ins w:id="111" w:author="DALIGAULT, Melanie" w:date="2026-02-27T15:16:00Z">
              <w:r w:rsidRPr="007216BA">
                <w:rPr>
                  <w:rFonts w:eastAsia="Microsoft Sans Serif" w:cstheme="minorHAnsi"/>
                  <w:sz w:val="20"/>
                  <w:szCs w:val="20"/>
                  <w:lang w:val="en-GB"/>
                </w:rPr>
                <w:t>- bar chart: evolution by year and by month</w:t>
              </w:r>
            </w:ins>
          </w:p>
        </w:tc>
      </w:tr>
      <w:tr w:rsidR="00164513" w:rsidRPr="00EB0E4A" w14:paraId="53E6DCF0" w14:textId="77777777" w:rsidTr="00B41E8F">
        <w:trPr>
          <w:gridAfter w:val="1"/>
          <w:wAfter w:w="7" w:type="dxa"/>
          <w:trHeight w:val="567"/>
        </w:trPr>
        <w:tc>
          <w:tcPr>
            <w:tcW w:w="3260" w:type="dxa"/>
          </w:tcPr>
          <w:p w14:paraId="49CE71C0" w14:textId="7EE5B03F" w:rsidR="00164513" w:rsidRPr="001545FB" w:rsidRDefault="00164513" w:rsidP="00630AEA">
            <w:pPr>
              <w:spacing w:line="276" w:lineRule="auto"/>
              <w:ind w:left="107"/>
              <w:rPr>
                <w:rFonts w:ascii="Arial" w:eastAsia="Microsoft Sans Serif" w:hAnsi="Arial" w:cs="Arial"/>
                <w:b/>
                <w:sz w:val="24"/>
                <w:szCs w:val="24"/>
              </w:rPr>
            </w:pPr>
            <w:r>
              <w:rPr>
                <w:rFonts w:ascii="Arial" w:eastAsia="Microsoft Sans Serif" w:hAnsi="Arial" w:cs="Arial"/>
                <w:b/>
                <w:sz w:val="24"/>
                <w:szCs w:val="24"/>
              </w:rPr>
              <w:t>Data Management</w:t>
            </w:r>
          </w:p>
        </w:tc>
        <w:tc>
          <w:tcPr>
            <w:tcW w:w="7892" w:type="dxa"/>
          </w:tcPr>
          <w:p w14:paraId="0FEEB6C8" w14:textId="6EC5278F" w:rsidR="00164513" w:rsidRPr="00F54FD5" w:rsidRDefault="00164513" w:rsidP="009843A6">
            <w:pPr>
              <w:spacing w:line="276" w:lineRule="auto"/>
              <w:rPr>
                <w:rFonts w:ascii="Arial" w:eastAsia="Microsoft Sans Serif" w:hAnsi="Arial" w:cs="Arial"/>
                <w:i/>
                <w:color w:val="7F7F7F" w:themeColor="text1" w:themeTint="80"/>
                <w:sz w:val="24"/>
                <w:szCs w:val="24"/>
              </w:rPr>
            </w:pPr>
            <w:r w:rsidRPr="00F54FD5">
              <w:rPr>
                <w:rFonts w:ascii="Arial" w:eastAsia="Microsoft Sans Serif" w:hAnsi="Arial" w:cs="Arial"/>
                <w:i/>
                <w:color w:val="7F7F7F" w:themeColor="text1" w:themeTint="80"/>
                <w:sz w:val="24"/>
                <w:szCs w:val="24"/>
              </w:rPr>
              <w:t>Data Format/ Data collection tools, Unique identifier, etc.</w:t>
            </w:r>
          </w:p>
        </w:tc>
      </w:tr>
      <w:tr w:rsidR="009B46FB" w:rsidRPr="00EB0E4A" w14:paraId="1DC79C51" w14:textId="77777777" w:rsidTr="00D43BE8">
        <w:trPr>
          <w:gridAfter w:val="1"/>
          <w:wAfter w:w="7" w:type="dxa"/>
          <w:trHeight w:val="567"/>
        </w:trPr>
        <w:tc>
          <w:tcPr>
            <w:tcW w:w="3260" w:type="dxa"/>
          </w:tcPr>
          <w:p w14:paraId="06E04C1B" w14:textId="77777777" w:rsidR="009B46FB" w:rsidRPr="00EB0E4A" w:rsidRDefault="009B46FB" w:rsidP="00D43BE8">
            <w:pPr>
              <w:spacing w:line="276" w:lineRule="auto"/>
              <w:ind w:left="107"/>
              <w:rPr>
                <w:rFonts w:ascii="Arial" w:eastAsia="Microsoft Sans Serif" w:hAnsi="Arial" w:cs="Arial"/>
                <w:b/>
                <w:sz w:val="24"/>
                <w:szCs w:val="24"/>
              </w:rPr>
            </w:pPr>
            <w:r w:rsidRPr="001545FB">
              <w:rPr>
                <w:rFonts w:ascii="Arial" w:eastAsia="Microsoft Sans Serif" w:hAnsi="Arial" w:cs="Arial"/>
                <w:b/>
                <w:sz w:val="24"/>
                <w:szCs w:val="24"/>
              </w:rPr>
              <w:t>Indicator calculation version</w:t>
            </w:r>
          </w:p>
        </w:tc>
        <w:tc>
          <w:tcPr>
            <w:tcW w:w="7892" w:type="dxa"/>
          </w:tcPr>
          <w:p w14:paraId="65D454D7" w14:textId="77777777" w:rsidR="009B46FB" w:rsidRPr="00F54FD5" w:rsidRDefault="009B46FB" w:rsidP="00D43BE8">
            <w:pPr>
              <w:spacing w:line="276" w:lineRule="auto"/>
              <w:rPr>
                <w:rFonts w:ascii="Arial" w:eastAsia="Microsoft Sans Serif" w:hAnsi="Arial" w:cs="Arial"/>
                <w:color w:val="7F7F7F" w:themeColor="text1" w:themeTint="80"/>
                <w:sz w:val="24"/>
                <w:szCs w:val="24"/>
              </w:rPr>
            </w:pPr>
            <w:r w:rsidRPr="00F54FD5">
              <w:rPr>
                <w:rFonts w:ascii="Arial" w:eastAsia="Microsoft Sans Serif" w:hAnsi="Arial" w:cs="Arial"/>
                <w:i/>
                <w:color w:val="7F7F7F" w:themeColor="text1" w:themeTint="80"/>
                <w:sz w:val="24"/>
                <w:szCs w:val="24"/>
              </w:rPr>
              <w:t>date and version</w:t>
            </w:r>
          </w:p>
        </w:tc>
      </w:tr>
    </w:tbl>
    <w:p w14:paraId="78716100" w14:textId="77777777" w:rsidR="00C60C28" w:rsidRDefault="00C60C28"/>
    <w:tbl>
      <w:tblPr>
        <w:tblStyle w:val="Grilledutableau"/>
        <w:tblpPr w:leftFromText="141" w:rightFromText="141" w:vertAnchor="text" w:tblpXSpec="center" w:tblpY="1"/>
        <w:tblW w:w="11159"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tblLayout w:type="fixed"/>
        <w:tblLook w:val="01E0" w:firstRow="1" w:lastRow="1" w:firstColumn="1" w:lastColumn="1" w:noHBand="0" w:noVBand="0"/>
      </w:tblPr>
      <w:tblGrid>
        <w:gridCol w:w="3260"/>
        <w:gridCol w:w="7899"/>
      </w:tblGrid>
      <w:tr w:rsidR="00DE48B7" w:rsidRPr="001545FB" w14:paraId="741DEBF4" w14:textId="77777777" w:rsidTr="00F54FD5">
        <w:trPr>
          <w:trHeight w:val="564"/>
        </w:trPr>
        <w:tc>
          <w:tcPr>
            <w:tcW w:w="11159" w:type="dxa"/>
            <w:gridSpan w:val="2"/>
            <w:shd w:val="clear" w:color="auto" w:fill="2E74B5" w:themeFill="accent5" w:themeFillShade="BF"/>
            <w:vAlign w:val="center"/>
          </w:tcPr>
          <w:bookmarkEnd w:id="0"/>
          <w:p w14:paraId="4EA03BAB" w14:textId="5530467D" w:rsidR="00DE48B7" w:rsidRPr="001545FB" w:rsidRDefault="001545FB" w:rsidP="008961C5">
            <w:pPr>
              <w:spacing w:line="276" w:lineRule="auto"/>
              <w:ind w:left="100" w:right="89"/>
              <w:jc w:val="center"/>
              <w:rPr>
                <w:rFonts w:ascii="Arial" w:eastAsia="Microsoft Sans Serif" w:hAnsi="Arial" w:cs="Arial"/>
                <w:b/>
                <w:sz w:val="24"/>
                <w:szCs w:val="24"/>
                <w:lang w:val="en-GB"/>
              </w:rPr>
            </w:pPr>
            <w:r w:rsidRPr="00F54FD5">
              <w:rPr>
                <w:rFonts w:ascii="Arial" w:eastAsia="Microsoft Sans Serif" w:hAnsi="Arial" w:cs="Arial"/>
                <w:b/>
                <w:color w:val="FFFFFF" w:themeColor="background1"/>
                <w:sz w:val="24"/>
                <w:szCs w:val="24"/>
              </w:rPr>
              <w:t>Metrological properties</w:t>
            </w:r>
          </w:p>
        </w:tc>
      </w:tr>
      <w:tr w:rsidR="00571F88" w:rsidRPr="001545FB" w14:paraId="55C2C99C" w14:textId="77777777" w:rsidTr="00874EB2">
        <w:trPr>
          <w:trHeight w:val="340"/>
        </w:trPr>
        <w:tc>
          <w:tcPr>
            <w:tcW w:w="11159" w:type="dxa"/>
            <w:gridSpan w:val="2"/>
            <w:shd w:val="clear" w:color="auto" w:fill="1F4E79" w:themeFill="accent5" w:themeFillShade="80"/>
            <w:vAlign w:val="center"/>
          </w:tcPr>
          <w:p w14:paraId="13343ADC" w14:textId="505DEC2D" w:rsidR="00571F88" w:rsidRPr="00874EB2" w:rsidRDefault="00571F88" w:rsidP="00874EB2">
            <w:pPr>
              <w:spacing w:line="276" w:lineRule="auto"/>
              <w:ind w:left="100" w:right="89"/>
              <w:rPr>
                <w:rFonts w:ascii="Arial" w:eastAsia="Microsoft Sans Serif" w:hAnsi="Arial" w:cs="Arial"/>
                <w:b/>
                <w:i/>
                <w:color w:val="FFFFFF" w:themeColor="background1"/>
                <w:sz w:val="24"/>
                <w:szCs w:val="24"/>
              </w:rPr>
            </w:pPr>
            <w:r w:rsidRPr="00874EB2">
              <w:rPr>
                <w:rFonts w:ascii="Arial" w:eastAsia="Microsoft Sans Serif" w:hAnsi="Arial" w:cs="Arial"/>
                <w:b/>
                <w:i/>
                <w:color w:val="FFFFFF" w:themeColor="background1"/>
                <w:sz w:val="24"/>
                <w:szCs w:val="24"/>
              </w:rPr>
              <w:t>Development phase</w:t>
            </w:r>
          </w:p>
        </w:tc>
      </w:tr>
      <w:tr w:rsidR="00DE48B7" w:rsidRPr="003B1104" w14:paraId="04E8F43B" w14:textId="77777777" w:rsidTr="00874EB2">
        <w:trPr>
          <w:trHeight w:val="20"/>
        </w:trPr>
        <w:tc>
          <w:tcPr>
            <w:tcW w:w="3260" w:type="dxa"/>
          </w:tcPr>
          <w:p w14:paraId="6ED89FCC" w14:textId="3EB14EA3" w:rsidR="00DE48B7" w:rsidRPr="00EB0E4A" w:rsidRDefault="00A01297" w:rsidP="001545FB">
            <w:pPr>
              <w:tabs>
                <w:tab w:val="left" w:pos="1892"/>
              </w:tabs>
              <w:spacing w:line="276" w:lineRule="auto"/>
              <w:ind w:left="107" w:right="93"/>
              <w:rPr>
                <w:rFonts w:ascii="Arial" w:eastAsia="Microsoft Sans Serif" w:hAnsi="Arial" w:cs="Arial"/>
                <w:b/>
                <w:sz w:val="24"/>
                <w:szCs w:val="24"/>
              </w:rPr>
            </w:pPr>
            <w:r>
              <w:rPr>
                <w:rFonts w:ascii="Arial" w:eastAsia="Microsoft Sans Serif" w:hAnsi="Arial" w:cs="Arial"/>
                <w:b/>
                <w:sz w:val="24"/>
                <w:szCs w:val="24"/>
              </w:rPr>
              <w:t>D</w:t>
            </w:r>
            <w:r w:rsidR="001545FB">
              <w:rPr>
                <w:rFonts w:ascii="Arial" w:eastAsia="Microsoft Sans Serif" w:hAnsi="Arial" w:cs="Arial"/>
                <w:b/>
                <w:sz w:val="24"/>
                <w:szCs w:val="24"/>
              </w:rPr>
              <w:t>e</w:t>
            </w:r>
            <w:r w:rsidR="00F140FA">
              <w:rPr>
                <w:rFonts w:ascii="Arial" w:eastAsia="Microsoft Sans Serif" w:hAnsi="Arial" w:cs="Arial"/>
                <w:b/>
                <w:sz w:val="24"/>
                <w:szCs w:val="24"/>
              </w:rPr>
              <w:t>finition</w:t>
            </w:r>
          </w:p>
        </w:tc>
        <w:tc>
          <w:tcPr>
            <w:tcW w:w="7899" w:type="dxa"/>
          </w:tcPr>
          <w:p w14:paraId="79D47203" w14:textId="77777777" w:rsidR="002B49A9" w:rsidRPr="00F54FD5" w:rsidRDefault="002B49A9" w:rsidP="002B49A9">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approval process for the general definition of the indicator: sources of information used (e.g. bibliography, expert opinions, working group, etc.) and validation method (e.g. meeting, consensus, etc.)</w:t>
            </w:r>
          </w:p>
          <w:p w14:paraId="07774043" w14:textId="5FAD0DC6" w:rsidR="00DE48B7" w:rsidRPr="00F54FD5" w:rsidRDefault="00DE48B7" w:rsidP="0063431D">
            <w:pPr>
              <w:spacing w:line="276" w:lineRule="auto"/>
              <w:rPr>
                <w:rFonts w:ascii="Arial" w:eastAsia="Microsoft Sans Serif" w:hAnsi="Arial" w:cs="Arial"/>
                <w:i/>
                <w:color w:val="7F7F7F" w:themeColor="text1" w:themeTint="80"/>
                <w:sz w:val="24"/>
                <w:szCs w:val="24"/>
                <w:lang w:val="en-GB"/>
              </w:rPr>
            </w:pPr>
          </w:p>
        </w:tc>
      </w:tr>
      <w:tr w:rsidR="00571F88" w:rsidRPr="003B1104" w14:paraId="17524AEE" w14:textId="77777777" w:rsidTr="00571F88">
        <w:trPr>
          <w:trHeight w:val="20"/>
        </w:trPr>
        <w:tc>
          <w:tcPr>
            <w:tcW w:w="3260" w:type="dxa"/>
          </w:tcPr>
          <w:p w14:paraId="1249B36D" w14:textId="458D18A7" w:rsidR="00571F88" w:rsidRDefault="00571F88" w:rsidP="001545FB">
            <w:pPr>
              <w:tabs>
                <w:tab w:val="left" w:pos="1892"/>
              </w:tabs>
              <w:spacing w:line="276" w:lineRule="auto"/>
              <w:ind w:left="107" w:right="93"/>
              <w:rPr>
                <w:rFonts w:ascii="Arial" w:eastAsia="Microsoft Sans Serif" w:hAnsi="Arial" w:cs="Arial"/>
                <w:b/>
                <w:sz w:val="24"/>
                <w:szCs w:val="24"/>
              </w:rPr>
            </w:pPr>
            <w:proofErr w:type="spellStart"/>
            <w:r>
              <w:rPr>
                <w:rFonts w:ascii="Arial" w:eastAsia="Microsoft Sans Serif" w:hAnsi="Arial" w:cs="Arial"/>
                <w:b/>
                <w:sz w:val="24"/>
                <w:szCs w:val="24"/>
              </w:rPr>
              <w:t>Algorithm</w:t>
            </w:r>
            <w:proofErr w:type="spellEnd"/>
          </w:p>
        </w:tc>
        <w:tc>
          <w:tcPr>
            <w:tcW w:w="7899" w:type="dxa"/>
          </w:tcPr>
          <w:p w14:paraId="30751924" w14:textId="4062A97D" w:rsidR="00571F88" w:rsidRPr="00F54FD5" w:rsidRDefault="00571F88" w:rsidP="002B49A9">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approval of the lists of variables (or calculation algorithm) by experts according to the general definition</w:t>
            </w:r>
          </w:p>
        </w:tc>
      </w:tr>
      <w:tr w:rsidR="00A15555" w:rsidRPr="003B1104" w14:paraId="6AE96F63" w14:textId="77777777" w:rsidTr="00FF0E23">
        <w:trPr>
          <w:trHeight w:val="20"/>
        </w:trPr>
        <w:tc>
          <w:tcPr>
            <w:tcW w:w="3260" w:type="dxa"/>
          </w:tcPr>
          <w:p w14:paraId="25A67B10" w14:textId="0CF6563A" w:rsidR="00A15555" w:rsidRDefault="00571F88" w:rsidP="00C92A4F">
            <w:pPr>
              <w:tabs>
                <w:tab w:val="left" w:pos="1892"/>
              </w:tabs>
              <w:spacing w:line="276" w:lineRule="auto"/>
              <w:ind w:left="107" w:right="93"/>
              <w:rPr>
                <w:rFonts w:ascii="Arial" w:eastAsia="Microsoft Sans Serif" w:hAnsi="Arial" w:cs="Arial"/>
                <w:b/>
                <w:sz w:val="24"/>
                <w:szCs w:val="24"/>
              </w:rPr>
            </w:pPr>
            <w:proofErr w:type="spellStart"/>
            <w:r>
              <w:rPr>
                <w:rFonts w:ascii="Arial" w:eastAsia="Microsoft Sans Serif" w:hAnsi="Arial" w:cs="Arial"/>
                <w:b/>
                <w:sz w:val="24"/>
                <w:szCs w:val="24"/>
              </w:rPr>
              <w:t>Empirical</w:t>
            </w:r>
            <w:proofErr w:type="spellEnd"/>
            <w:r>
              <w:rPr>
                <w:rFonts w:ascii="Arial" w:eastAsia="Microsoft Sans Serif" w:hAnsi="Arial" w:cs="Arial"/>
                <w:b/>
                <w:sz w:val="24"/>
                <w:szCs w:val="24"/>
              </w:rPr>
              <w:t xml:space="preserve"> </w:t>
            </w:r>
            <w:proofErr w:type="spellStart"/>
            <w:r>
              <w:rPr>
                <w:rFonts w:ascii="Arial" w:eastAsia="Microsoft Sans Serif" w:hAnsi="Arial" w:cs="Arial"/>
                <w:b/>
                <w:sz w:val="24"/>
                <w:szCs w:val="24"/>
              </w:rPr>
              <w:t>measurement</w:t>
            </w:r>
            <w:proofErr w:type="spellEnd"/>
          </w:p>
        </w:tc>
        <w:tc>
          <w:tcPr>
            <w:tcW w:w="7899" w:type="dxa"/>
          </w:tcPr>
          <w:p w14:paraId="49C76EB6" w14:textId="111599FA" w:rsidR="0063431D" w:rsidRPr="00F54FD5" w:rsidRDefault="002B49A9" w:rsidP="0063431D">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description of the method (</w:t>
            </w:r>
            <w:r w:rsidR="0063431D" w:rsidRPr="00F54FD5">
              <w:rPr>
                <w:rFonts w:ascii="Arial" w:eastAsia="Microsoft Sans Serif" w:hAnsi="Arial" w:cs="Arial"/>
                <w:i/>
                <w:color w:val="7F7F7F" w:themeColor="text1" w:themeTint="80"/>
                <w:sz w:val="24"/>
                <w:szCs w:val="24"/>
                <w:lang w:val="en-GB"/>
              </w:rPr>
              <w:t>e.g. data period</w:t>
            </w:r>
            <w:r w:rsidRPr="00F54FD5">
              <w:rPr>
                <w:rFonts w:ascii="Arial" w:eastAsia="Microsoft Sans Serif" w:hAnsi="Arial" w:cs="Arial"/>
                <w:i/>
                <w:color w:val="7F7F7F" w:themeColor="text1" w:themeTint="80"/>
                <w:sz w:val="24"/>
                <w:szCs w:val="24"/>
                <w:lang w:val="en-GB"/>
              </w:rPr>
              <w:t xml:space="preserve">, etc.) </w:t>
            </w:r>
          </w:p>
          <w:p w14:paraId="7ECBC8F6" w14:textId="148F98B4" w:rsidR="00A15555" w:rsidRPr="00F54FD5" w:rsidRDefault="0063431D" w:rsidP="0063431D">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number</w:t>
            </w:r>
            <w:r w:rsidR="002B49A9" w:rsidRPr="00F54FD5">
              <w:rPr>
                <w:rFonts w:ascii="Arial" w:eastAsia="Microsoft Sans Serif" w:hAnsi="Arial" w:cs="Arial"/>
                <w:i/>
                <w:color w:val="7F7F7F" w:themeColor="text1" w:themeTint="80"/>
                <w:sz w:val="24"/>
                <w:szCs w:val="24"/>
                <w:lang w:val="en-GB"/>
              </w:rPr>
              <w:t xml:space="preserve"> of calculable events depending on data source, </w:t>
            </w:r>
            <w:r w:rsidRPr="00F54FD5">
              <w:rPr>
                <w:rFonts w:ascii="Arial" w:eastAsia="Microsoft Sans Serif" w:hAnsi="Arial" w:cs="Arial"/>
                <w:i/>
                <w:color w:val="7F7F7F" w:themeColor="text1" w:themeTint="80"/>
                <w:sz w:val="24"/>
                <w:szCs w:val="24"/>
                <w:lang w:val="en-GB"/>
              </w:rPr>
              <w:t>number</w:t>
            </w:r>
            <w:r w:rsidR="002B49A9" w:rsidRPr="00F54FD5">
              <w:rPr>
                <w:rFonts w:ascii="Arial" w:eastAsia="Microsoft Sans Serif" w:hAnsi="Arial" w:cs="Arial"/>
                <w:i/>
                <w:color w:val="7F7F7F" w:themeColor="text1" w:themeTint="80"/>
                <w:sz w:val="24"/>
                <w:szCs w:val="24"/>
                <w:lang w:val="en-GB"/>
              </w:rPr>
              <w:t xml:space="preserve"> of missing data depending on data source, production time depending on data source, etc.)</w:t>
            </w:r>
          </w:p>
        </w:tc>
      </w:tr>
      <w:tr w:rsidR="00571F88" w:rsidRPr="00571F88" w14:paraId="5451874C" w14:textId="77777777" w:rsidTr="00FF0E23">
        <w:trPr>
          <w:trHeight w:val="20"/>
        </w:trPr>
        <w:tc>
          <w:tcPr>
            <w:tcW w:w="3260" w:type="dxa"/>
            <w:shd w:val="clear" w:color="auto" w:fill="1F4E79" w:themeFill="accent5" w:themeFillShade="80"/>
          </w:tcPr>
          <w:p w14:paraId="46358853" w14:textId="5F1D361E" w:rsidR="00571F88" w:rsidRPr="00FF0E23" w:rsidRDefault="00571F88" w:rsidP="008961C5">
            <w:pPr>
              <w:tabs>
                <w:tab w:val="left" w:pos="1892"/>
              </w:tabs>
              <w:spacing w:line="276" w:lineRule="auto"/>
              <w:ind w:left="107" w:right="93"/>
              <w:rPr>
                <w:rFonts w:ascii="Arial" w:eastAsia="Microsoft Sans Serif" w:hAnsi="Arial" w:cs="Arial"/>
                <w:b/>
                <w:i/>
                <w:color w:val="FFFFFF" w:themeColor="background1"/>
                <w:sz w:val="24"/>
                <w:szCs w:val="24"/>
                <w:lang w:val="en-GB"/>
              </w:rPr>
            </w:pPr>
            <w:r w:rsidRPr="00FF0E23">
              <w:rPr>
                <w:rFonts w:ascii="Arial" w:eastAsia="Microsoft Sans Serif" w:hAnsi="Arial" w:cs="Arial"/>
                <w:b/>
                <w:i/>
                <w:color w:val="FFFFFF" w:themeColor="background1"/>
                <w:sz w:val="24"/>
                <w:szCs w:val="24"/>
                <w:lang w:val="en-GB"/>
              </w:rPr>
              <w:t>Validation phase</w:t>
            </w:r>
          </w:p>
        </w:tc>
        <w:tc>
          <w:tcPr>
            <w:tcW w:w="7899" w:type="dxa"/>
            <w:shd w:val="clear" w:color="auto" w:fill="1F4E79" w:themeFill="accent5" w:themeFillShade="80"/>
          </w:tcPr>
          <w:p w14:paraId="0EBBC3C1" w14:textId="77777777" w:rsidR="00571F88" w:rsidRPr="00FF0E23" w:rsidRDefault="00571F88" w:rsidP="002B49A9">
            <w:pPr>
              <w:spacing w:line="276" w:lineRule="auto"/>
              <w:rPr>
                <w:rFonts w:ascii="Arial" w:eastAsia="Microsoft Sans Serif" w:hAnsi="Arial" w:cs="Arial"/>
                <w:i/>
                <w:color w:val="FFFFFF" w:themeColor="background1"/>
                <w:sz w:val="24"/>
                <w:szCs w:val="24"/>
                <w:lang w:val="en-GB"/>
              </w:rPr>
            </w:pPr>
          </w:p>
        </w:tc>
      </w:tr>
      <w:tr w:rsidR="00DE48B7" w:rsidRPr="003B1104" w14:paraId="4E205ECD" w14:textId="77777777" w:rsidTr="00FF0E23">
        <w:trPr>
          <w:trHeight w:val="20"/>
        </w:trPr>
        <w:tc>
          <w:tcPr>
            <w:tcW w:w="3260" w:type="dxa"/>
          </w:tcPr>
          <w:p w14:paraId="77EE1D26" w14:textId="137E889F" w:rsidR="00DE48B7" w:rsidRPr="001545FB" w:rsidRDefault="001545FB" w:rsidP="00391925">
            <w:pPr>
              <w:spacing w:line="276" w:lineRule="auto"/>
              <w:ind w:left="107" w:right="306"/>
              <w:rPr>
                <w:rFonts w:ascii="Arial" w:eastAsia="Microsoft Sans Serif" w:hAnsi="Arial" w:cs="Arial"/>
                <w:b/>
                <w:spacing w:val="1"/>
                <w:sz w:val="24"/>
                <w:szCs w:val="24"/>
                <w:lang w:val="en-GB"/>
              </w:rPr>
            </w:pPr>
            <w:r w:rsidRPr="001545FB">
              <w:rPr>
                <w:rFonts w:ascii="Arial" w:eastAsia="Microsoft Sans Serif" w:hAnsi="Arial" w:cs="Arial"/>
                <w:b/>
                <w:spacing w:val="1"/>
                <w:sz w:val="24"/>
                <w:szCs w:val="24"/>
                <w:lang w:val="en-GB"/>
              </w:rPr>
              <w:t>Comparison with a gold standard</w:t>
            </w:r>
          </w:p>
        </w:tc>
        <w:tc>
          <w:tcPr>
            <w:tcW w:w="7899" w:type="dxa"/>
          </w:tcPr>
          <w:p w14:paraId="003A2EF0" w14:textId="10715FAB"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carried out or not / if carried out: description of method (</w:t>
            </w:r>
            <w:r w:rsidR="0063431D" w:rsidRPr="00F54FD5">
              <w:rPr>
                <w:rFonts w:ascii="Arial" w:eastAsia="Microsoft Sans Serif" w:hAnsi="Arial" w:cs="Arial"/>
                <w:i/>
                <w:color w:val="7F7F7F" w:themeColor="text1" w:themeTint="80"/>
                <w:sz w:val="24"/>
                <w:szCs w:val="24"/>
                <w:lang w:val="en-GB"/>
              </w:rPr>
              <w:t xml:space="preserve">e.g. </w:t>
            </w:r>
            <w:r w:rsidRPr="00F54FD5">
              <w:rPr>
                <w:rFonts w:ascii="Arial" w:eastAsia="Microsoft Sans Serif" w:hAnsi="Arial" w:cs="Arial"/>
                <w:i/>
                <w:color w:val="7F7F7F" w:themeColor="text1" w:themeTint="80"/>
                <w:sz w:val="24"/>
                <w:szCs w:val="24"/>
                <w:lang w:val="en-GB"/>
              </w:rPr>
              <w:t xml:space="preserve">number of </w:t>
            </w:r>
            <w:r w:rsidR="0063431D" w:rsidRPr="00F54FD5">
              <w:rPr>
                <w:rFonts w:ascii="Arial" w:eastAsia="Microsoft Sans Serif" w:hAnsi="Arial" w:cs="Arial"/>
                <w:i/>
                <w:color w:val="7F7F7F" w:themeColor="text1" w:themeTint="80"/>
                <w:sz w:val="24"/>
                <w:szCs w:val="24"/>
                <w:lang w:val="en-GB"/>
              </w:rPr>
              <w:t>health records</w:t>
            </w:r>
            <w:r w:rsidRPr="00F54FD5">
              <w:rPr>
                <w:rFonts w:ascii="Arial" w:eastAsia="Microsoft Sans Serif" w:hAnsi="Arial" w:cs="Arial"/>
                <w:i/>
                <w:color w:val="7F7F7F" w:themeColor="text1" w:themeTint="80"/>
                <w:sz w:val="24"/>
                <w:szCs w:val="24"/>
                <w:lang w:val="en-GB"/>
              </w:rPr>
              <w:t xml:space="preserve"> analysed, study period, </w:t>
            </w:r>
            <w:r w:rsidR="0063431D" w:rsidRPr="00F54FD5">
              <w:rPr>
                <w:rFonts w:ascii="Arial" w:eastAsia="Microsoft Sans Serif" w:hAnsi="Arial" w:cs="Arial"/>
                <w:i/>
                <w:color w:val="7F7F7F" w:themeColor="text1" w:themeTint="80"/>
                <w:sz w:val="24"/>
                <w:szCs w:val="24"/>
                <w:lang w:val="en-GB"/>
              </w:rPr>
              <w:t>records</w:t>
            </w:r>
            <w:r w:rsidRPr="00F54FD5">
              <w:rPr>
                <w:rFonts w:ascii="Arial" w:eastAsia="Microsoft Sans Serif" w:hAnsi="Arial" w:cs="Arial"/>
                <w:i/>
                <w:color w:val="7F7F7F" w:themeColor="text1" w:themeTint="80"/>
                <w:sz w:val="24"/>
                <w:szCs w:val="24"/>
                <w:lang w:val="en-GB"/>
              </w:rPr>
              <w:t xml:space="preserve"> selection method, evaluation method, etc.)</w:t>
            </w:r>
          </w:p>
          <w:p w14:paraId="04E130F8" w14:textId="38617E4B" w:rsidR="000222D8" w:rsidRPr="00F54FD5" w:rsidRDefault="002B49A9" w:rsidP="00047B8A">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estimated positive predictive value, analysis of false positives)</w:t>
            </w:r>
            <w:r w:rsidR="00047B8A" w:rsidRPr="00F54FD5">
              <w:rPr>
                <w:rFonts w:ascii="Arial" w:eastAsia="Microsoft Sans Serif" w:hAnsi="Arial" w:cs="Arial"/>
                <w:i/>
                <w:color w:val="7F7F7F" w:themeColor="text1" w:themeTint="80"/>
                <w:sz w:val="24"/>
                <w:szCs w:val="24"/>
                <w:lang w:val="en-GB"/>
              </w:rPr>
              <w:t>,</w:t>
            </w:r>
          </w:p>
        </w:tc>
      </w:tr>
      <w:tr w:rsidR="000222D8" w:rsidRPr="00EB0E4A" w14:paraId="63A22D1C" w14:textId="77777777" w:rsidTr="00FF0E23">
        <w:trPr>
          <w:trHeight w:val="20"/>
        </w:trPr>
        <w:tc>
          <w:tcPr>
            <w:tcW w:w="3260" w:type="dxa"/>
          </w:tcPr>
          <w:p w14:paraId="339B6D2B" w14:textId="16662307" w:rsidR="000222D8" w:rsidRPr="001545FB" w:rsidRDefault="001545FB" w:rsidP="00571F88">
            <w:pPr>
              <w:spacing w:line="276" w:lineRule="auto"/>
              <w:ind w:left="107" w:right="306"/>
              <w:rPr>
                <w:rFonts w:ascii="Arial" w:eastAsia="Microsoft Sans Serif" w:hAnsi="Arial" w:cs="Arial"/>
                <w:b/>
                <w:spacing w:val="1"/>
                <w:sz w:val="24"/>
                <w:szCs w:val="24"/>
                <w:lang w:val="en-GB"/>
              </w:rPr>
            </w:pPr>
            <w:r w:rsidRPr="001545FB">
              <w:rPr>
                <w:rFonts w:ascii="Arial" w:eastAsia="Microsoft Sans Serif" w:hAnsi="Arial" w:cs="Arial"/>
                <w:b/>
                <w:spacing w:val="1"/>
                <w:sz w:val="24"/>
                <w:szCs w:val="24"/>
                <w:lang w:val="en-GB"/>
              </w:rPr>
              <w:t xml:space="preserve">Comparison with other </w:t>
            </w:r>
            <w:r w:rsidR="00571F88">
              <w:rPr>
                <w:rFonts w:ascii="Arial" w:eastAsia="Microsoft Sans Serif" w:hAnsi="Arial" w:cs="Arial"/>
                <w:b/>
                <w:spacing w:val="1"/>
                <w:sz w:val="24"/>
                <w:szCs w:val="24"/>
                <w:lang w:val="en-GB"/>
              </w:rPr>
              <w:t>indicators</w:t>
            </w:r>
          </w:p>
        </w:tc>
        <w:tc>
          <w:tcPr>
            <w:tcW w:w="7899" w:type="dxa"/>
          </w:tcPr>
          <w:p w14:paraId="3A350035" w14:textId="179729D5"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 xml:space="preserve">carried out or not / if carried out: choice of </w:t>
            </w:r>
            <w:r w:rsidR="00E53BB2" w:rsidRPr="00F54FD5">
              <w:rPr>
                <w:rFonts w:ascii="Arial" w:eastAsia="Microsoft Sans Serif" w:hAnsi="Arial" w:cs="Arial"/>
                <w:i/>
                <w:color w:val="7F7F7F" w:themeColor="text1" w:themeTint="80"/>
                <w:sz w:val="24"/>
                <w:szCs w:val="24"/>
                <w:lang w:val="en-GB"/>
              </w:rPr>
              <w:t>indicators</w:t>
            </w:r>
            <w:r w:rsidRPr="00F54FD5">
              <w:rPr>
                <w:rFonts w:ascii="Arial" w:eastAsia="Microsoft Sans Serif" w:hAnsi="Arial" w:cs="Arial"/>
                <w:i/>
                <w:color w:val="7F7F7F" w:themeColor="text1" w:themeTint="80"/>
                <w:sz w:val="24"/>
                <w:szCs w:val="24"/>
                <w:lang w:val="en-GB"/>
              </w:rPr>
              <w:t>, description of sources</w:t>
            </w:r>
          </w:p>
          <w:p w14:paraId="6CB7D639" w14:textId="1E55D00A" w:rsidR="000222D8" w:rsidRPr="00F54FD5" w:rsidRDefault="002B49A9" w:rsidP="002B49A9">
            <w:pPr>
              <w:spacing w:line="276" w:lineRule="auto"/>
              <w:ind w:right="102"/>
              <w:jc w:val="both"/>
              <w:rPr>
                <w:rFonts w:ascii="Arial" w:eastAsia="Microsoft Sans Serif" w:hAnsi="Arial" w:cs="Arial"/>
                <w:i/>
                <w:color w:val="7F7F7F" w:themeColor="text1" w:themeTint="80"/>
                <w:sz w:val="24"/>
                <w:szCs w:val="24"/>
              </w:rPr>
            </w:pPr>
            <w:r w:rsidRPr="00F54FD5">
              <w:rPr>
                <w:rFonts w:ascii="Arial" w:eastAsia="Microsoft Sans Serif" w:hAnsi="Arial" w:cs="Arial"/>
                <w:i/>
                <w:color w:val="7F7F7F" w:themeColor="text1" w:themeTint="80"/>
                <w:sz w:val="24"/>
                <w:szCs w:val="24"/>
              </w:rPr>
              <w:t>main results (e.g. correlation analysis)</w:t>
            </w:r>
          </w:p>
        </w:tc>
      </w:tr>
      <w:tr w:rsidR="00571F88" w:rsidRPr="003B1104" w14:paraId="700F4481" w14:textId="77777777" w:rsidTr="0007251E">
        <w:trPr>
          <w:trHeight w:val="20"/>
        </w:trPr>
        <w:tc>
          <w:tcPr>
            <w:tcW w:w="3260" w:type="dxa"/>
          </w:tcPr>
          <w:p w14:paraId="57080AA0" w14:textId="77777777" w:rsidR="00571F88" w:rsidRPr="0063431D" w:rsidRDefault="00571F88" w:rsidP="00571F88">
            <w:pPr>
              <w:tabs>
                <w:tab w:val="left" w:pos="1892"/>
              </w:tabs>
              <w:spacing w:line="276" w:lineRule="auto"/>
              <w:ind w:left="107" w:right="93"/>
              <w:rPr>
                <w:rFonts w:ascii="Arial" w:eastAsia="Microsoft Sans Serif" w:hAnsi="Arial" w:cs="Arial"/>
                <w:b/>
                <w:sz w:val="24"/>
                <w:szCs w:val="24"/>
                <w:lang w:val="en-GB"/>
              </w:rPr>
            </w:pPr>
            <w:r w:rsidRPr="0063431D">
              <w:rPr>
                <w:rFonts w:ascii="Arial" w:eastAsia="Microsoft Sans Serif" w:hAnsi="Arial" w:cs="Arial"/>
                <w:b/>
                <w:sz w:val="24"/>
                <w:szCs w:val="24"/>
                <w:lang w:val="en-GB"/>
              </w:rPr>
              <w:t>Adjustment</w:t>
            </w:r>
          </w:p>
        </w:tc>
        <w:tc>
          <w:tcPr>
            <w:tcW w:w="7899" w:type="dxa"/>
          </w:tcPr>
          <w:p w14:paraId="6A8C6DF2" w14:textId="77777777" w:rsidR="00571F88" w:rsidRPr="00F54FD5" w:rsidRDefault="00571F88" w:rsidP="00571F88">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carried out or not / if carried out: choice of adjustment variables (method used), choice of adjustment method, description of statistical analysis method</w:t>
            </w:r>
          </w:p>
          <w:p w14:paraId="2862C43E" w14:textId="77777777" w:rsidR="00571F88" w:rsidRPr="00F54FD5" w:rsidRDefault="00571F88" w:rsidP="00571F88">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comparison of observed and adjusted results, performance of statistical models)</w:t>
            </w:r>
          </w:p>
        </w:tc>
      </w:tr>
      <w:tr w:rsidR="00AB1194" w:rsidRPr="003B1104" w14:paraId="41D34C2D" w14:textId="77777777" w:rsidTr="00FF0E23">
        <w:trPr>
          <w:trHeight w:val="20"/>
        </w:trPr>
        <w:tc>
          <w:tcPr>
            <w:tcW w:w="3260" w:type="dxa"/>
          </w:tcPr>
          <w:p w14:paraId="28B105CB" w14:textId="7B09F3FE" w:rsidR="00AB1194" w:rsidRDefault="001545FB" w:rsidP="00AB1194">
            <w:pPr>
              <w:spacing w:line="276" w:lineRule="auto"/>
              <w:ind w:left="107" w:right="306"/>
              <w:rPr>
                <w:rFonts w:ascii="Arial" w:eastAsia="Microsoft Sans Serif" w:hAnsi="Arial" w:cs="Arial"/>
                <w:b/>
                <w:spacing w:val="1"/>
                <w:sz w:val="24"/>
                <w:szCs w:val="24"/>
              </w:rPr>
            </w:pPr>
            <w:proofErr w:type="spellStart"/>
            <w:r w:rsidRPr="001545FB">
              <w:rPr>
                <w:rFonts w:ascii="Arial" w:eastAsia="Microsoft Sans Serif" w:hAnsi="Arial" w:cs="Arial"/>
                <w:b/>
                <w:spacing w:val="1"/>
                <w:sz w:val="24"/>
                <w:szCs w:val="24"/>
              </w:rPr>
              <w:t>Comparison</w:t>
            </w:r>
            <w:proofErr w:type="spellEnd"/>
            <w:r w:rsidRPr="001545FB">
              <w:rPr>
                <w:rFonts w:ascii="Arial" w:eastAsia="Microsoft Sans Serif" w:hAnsi="Arial" w:cs="Arial"/>
                <w:b/>
                <w:spacing w:val="1"/>
                <w:sz w:val="24"/>
                <w:szCs w:val="24"/>
              </w:rPr>
              <w:t xml:space="preserve"> over time</w:t>
            </w:r>
          </w:p>
        </w:tc>
        <w:tc>
          <w:tcPr>
            <w:tcW w:w="7899" w:type="dxa"/>
          </w:tcPr>
          <w:p w14:paraId="4DE425DB" w14:textId="77777777"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carried out or not / if carried out: description of method used (e.g. predictive model using time series)</w:t>
            </w:r>
          </w:p>
          <w:p w14:paraId="2A3802E1" w14:textId="448D2E88" w:rsidR="00AB1194" w:rsidRPr="00571F88" w:rsidRDefault="002B49A9" w:rsidP="002B49A9">
            <w:pPr>
              <w:spacing w:line="276" w:lineRule="auto"/>
              <w:ind w:right="102"/>
              <w:jc w:val="both"/>
              <w:rPr>
                <w:rFonts w:ascii="Arial" w:eastAsia="Microsoft Sans Serif" w:hAnsi="Arial" w:cs="Arial"/>
                <w:i/>
                <w:color w:val="0070C0"/>
                <w:sz w:val="24"/>
                <w:szCs w:val="24"/>
                <w:lang w:val="en-GB"/>
              </w:rPr>
            </w:pPr>
            <w:r w:rsidRPr="00F54FD5">
              <w:rPr>
                <w:rFonts w:ascii="Arial" w:eastAsia="Microsoft Sans Serif" w:hAnsi="Arial" w:cs="Arial"/>
                <w:i/>
                <w:color w:val="7F7F7F" w:themeColor="text1" w:themeTint="80"/>
                <w:sz w:val="24"/>
                <w:szCs w:val="24"/>
                <w:lang w:val="en-GB"/>
              </w:rPr>
              <w:t>main results (e.g. estimated accuracy of indicator measurement, identification of alert threshold)</w:t>
            </w:r>
          </w:p>
        </w:tc>
      </w:tr>
      <w:tr w:rsidR="00571F88" w:rsidRPr="00571F88" w14:paraId="1F5FCB7E" w14:textId="77777777" w:rsidTr="00FF0E23">
        <w:trPr>
          <w:trHeight w:val="20"/>
        </w:trPr>
        <w:tc>
          <w:tcPr>
            <w:tcW w:w="3260" w:type="dxa"/>
            <w:shd w:val="clear" w:color="auto" w:fill="1F4E79" w:themeFill="accent5" w:themeFillShade="80"/>
          </w:tcPr>
          <w:p w14:paraId="164178C7" w14:textId="1EE929AB" w:rsidR="00571F88" w:rsidRPr="00FF0E23" w:rsidRDefault="00571F88" w:rsidP="008961C5">
            <w:pPr>
              <w:spacing w:line="276" w:lineRule="auto"/>
              <w:ind w:left="107" w:right="306"/>
              <w:rPr>
                <w:rFonts w:ascii="Arial" w:eastAsia="Microsoft Sans Serif" w:hAnsi="Arial" w:cs="Arial"/>
                <w:b/>
                <w:i/>
                <w:color w:val="FFFFFF" w:themeColor="background1"/>
                <w:spacing w:val="1"/>
                <w:sz w:val="24"/>
                <w:szCs w:val="24"/>
              </w:rPr>
            </w:pPr>
            <w:r w:rsidRPr="00FF0E23">
              <w:rPr>
                <w:rFonts w:ascii="Arial" w:eastAsia="Microsoft Sans Serif" w:hAnsi="Arial" w:cs="Arial"/>
                <w:b/>
                <w:i/>
                <w:color w:val="FFFFFF" w:themeColor="background1"/>
                <w:spacing w:val="1"/>
                <w:sz w:val="24"/>
                <w:szCs w:val="24"/>
              </w:rPr>
              <w:t>Use phase</w:t>
            </w:r>
          </w:p>
        </w:tc>
        <w:tc>
          <w:tcPr>
            <w:tcW w:w="7899" w:type="dxa"/>
            <w:shd w:val="clear" w:color="auto" w:fill="1F4E79" w:themeFill="accent5" w:themeFillShade="80"/>
          </w:tcPr>
          <w:p w14:paraId="68C3173F" w14:textId="77777777" w:rsidR="00571F88" w:rsidRPr="00FF0E23" w:rsidRDefault="00571F88" w:rsidP="002B49A9">
            <w:pPr>
              <w:spacing w:line="276" w:lineRule="auto"/>
              <w:ind w:right="102"/>
              <w:jc w:val="both"/>
              <w:rPr>
                <w:rFonts w:ascii="Arial" w:eastAsia="Microsoft Sans Serif" w:hAnsi="Arial" w:cs="Arial"/>
                <w:i/>
                <w:color w:val="FFFFFF" w:themeColor="background1"/>
                <w:sz w:val="24"/>
                <w:szCs w:val="24"/>
                <w:lang w:val="en-GB"/>
              </w:rPr>
            </w:pPr>
          </w:p>
        </w:tc>
      </w:tr>
      <w:tr w:rsidR="00297E2F" w:rsidRPr="003B1104" w14:paraId="45D53503" w14:textId="77777777" w:rsidTr="00FF0E23">
        <w:trPr>
          <w:trHeight w:val="20"/>
        </w:trPr>
        <w:tc>
          <w:tcPr>
            <w:tcW w:w="3260" w:type="dxa"/>
          </w:tcPr>
          <w:p w14:paraId="733BE6A1" w14:textId="70F7DB8F" w:rsidR="00297E2F" w:rsidRDefault="001545FB" w:rsidP="00022688">
            <w:pPr>
              <w:spacing w:line="276" w:lineRule="auto"/>
              <w:ind w:left="107" w:right="306"/>
              <w:rPr>
                <w:rFonts w:ascii="Arial" w:eastAsia="Microsoft Sans Serif" w:hAnsi="Arial" w:cs="Arial"/>
                <w:b/>
                <w:spacing w:val="1"/>
                <w:sz w:val="24"/>
                <w:szCs w:val="24"/>
              </w:rPr>
            </w:pPr>
            <w:r w:rsidRPr="001545FB">
              <w:rPr>
                <w:rFonts w:ascii="Arial" w:eastAsia="Microsoft Sans Serif" w:hAnsi="Arial" w:cs="Arial"/>
                <w:b/>
                <w:spacing w:val="1"/>
                <w:sz w:val="24"/>
                <w:szCs w:val="24"/>
              </w:rPr>
              <w:t xml:space="preserve">Comparison between </w:t>
            </w:r>
            <w:r w:rsidR="00571F88">
              <w:rPr>
                <w:rFonts w:ascii="Arial" w:eastAsia="Microsoft Sans Serif" w:hAnsi="Arial" w:cs="Arial"/>
                <w:b/>
                <w:spacing w:val="1"/>
                <w:sz w:val="24"/>
                <w:szCs w:val="24"/>
              </w:rPr>
              <w:t>hospitals</w:t>
            </w:r>
          </w:p>
        </w:tc>
        <w:tc>
          <w:tcPr>
            <w:tcW w:w="7899" w:type="dxa"/>
          </w:tcPr>
          <w:p w14:paraId="6BF60A13" w14:textId="453AF3B7" w:rsidR="002B49A9" w:rsidRPr="00F54FD5" w:rsidRDefault="00E50336"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 xml:space="preserve">carried out or not / if carried out: </w:t>
            </w:r>
            <w:r w:rsidR="002B49A9" w:rsidRPr="00F54FD5">
              <w:rPr>
                <w:rFonts w:ascii="Arial" w:eastAsia="Microsoft Sans Serif" w:hAnsi="Arial" w:cs="Arial"/>
                <w:i/>
                <w:color w:val="7F7F7F" w:themeColor="text1" w:themeTint="80"/>
                <w:sz w:val="24"/>
                <w:szCs w:val="24"/>
                <w:lang w:val="en-GB"/>
              </w:rPr>
              <w:t>choice of comparison method, description of comparison method, definition of comparator</w:t>
            </w:r>
          </w:p>
          <w:p w14:paraId="5C0BA567" w14:textId="2FE14194" w:rsidR="00A15555"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dispersion relative to comparator, identification of atypical entities)</w:t>
            </w:r>
          </w:p>
        </w:tc>
      </w:tr>
      <w:tr w:rsidR="008B187B" w:rsidRPr="003B1104" w14:paraId="3EEE3773" w14:textId="77777777" w:rsidTr="00FF0E23">
        <w:trPr>
          <w:trHeight w:val="20"/>
        </w:trPr>
        <w:tc>
          <w:tcPr>
            <w:tcW w:w="3260" w:type="dxa"/>
          </w:tcPr>
          <w:p w14:paraId="36A4C65F" w14:textId="6FAEE120" w:rsidR="008B187B" w:rsidRDefault="00571F88" w:rsidP="00A15555">
            <w:pPr>
              <w:spacing w:line="276" w:lineRule="auto"/>
              <w:ind w:left="107" w:right="306"/>
              <w:rPr>
                <w:rFonts w:ascii="Arial" w:eastAsia="Microsoft Sans Serif" w:hAnsi="Arial" w:cs="Arial"/>
                <w:b/>
                <w:spacing w:val="1"/>
                <w:sz w:val="24"/>
                <w:szCs w:val="24"/>
              </w:rPr>
            </w:pPr>
            <w:r>
              <w:rPr>
                <w:rFonts w:ascii="Arial" w:eastAsia="Microsoft Sans Serif" w:hAnsi="Arial" w:cs="Arial"/>
                <w:b/>
                <w:spacing w:val="1"/>
                <w:sz w:val="24"/>
                <w:szCs w:val="24"/>
              </w:rPr>
              <w:t xml:space="preserve">Data </w:t>
            </w:r>
            <w:proofErr w:type="spellStart"/>
            <w:r>
              <w:rPr>
                <w:rFonts w:ascii="Arial" w:eastAsia="Microsoft Sans Serif" w:hAnsi="Arial" w:cs="Arial"/>
                <w:b/>
                <w:spacing w:val="1"/>
                <w:sz w:val="24"/>
                <w:szCs w:val="24"/>
              </w:rPr>
              <w:t>visualization</w:t>
            </w:r>
            <w:proofErr w:type="spellEnd"/>
          </w:p>
        </w:tc>
        <w:tc>
          <w:tcPr>
            <w:tcW w:w="7899" w:type="dxa"/>
          </w:tcPr>
          <w:p w14:paraId="60FA1C1F" w14:textId="1291BB91"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evaluated or not / if evaluated: description of evaluation method</w:t>
            </w:r>
          </w:p>
          <w:p w14:paraId="6A5AF823" w14:textId="4C40DF69" w:rsidR="003B1104" w:rsidRPr="00F54FD5" w:rsidRDefault="002B49A9" w:rsidP="003B1104">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users' opinions on how the results are reported and interpreted)</w:t>
            </w:r>
          </w:p>
        </w:tc>
      </w:tr>
      <w:tr w:rsidR="00630AEA" w:rsidRPr="003B1104" w14:paraId="56E05CDB" w14:textId="77777777" w:rsidTr="00FF0E23">
        <w:trPr>
          <w:trHeight w:val="20"/>
        </w:trPr>
        <w:tc>
          <w:tcPr>
            <w:tcW w:w="3260" w:type="dxa"/>
          </w:tcPr>
          <w:p w14:paraId="5DDC2107" w14:textId="6485D846" w:rsidR="00630AEA" w:rsidRPr="00EB0E4A" w:rsidRDefault="00A15555" w:rsidP="00A15555">
            <w:pPr>
              <w:spacing w:line="276" w:lineRule="auto"/>
              <w:ind w:left="107" w:right="306"/>
              <w:rPr>
                <w:rFonts w:ascii="Arial" w:eastAsia="Microsoft Sans Serif" w:hAnsi="Arial" w:cs="Arial"/>
                <w:b/>
                <w:spacing w:val="1"/>
                <w:sz w:val="24"/>
                <w:szCs w:val="24"/>
              </w:rPr>
            </w:pPr>
            <w:r>
              <w:rPr>
                <w:rFonts w:ascii="Arial" w:eastAsia="Microsoft Sans Serif" w:hAnsi="Arial" w:cs="Arial"/>
                <w:b/>
                <w:spacing w:val="1"/>
                <w:sz w:val="24"/>
                <w:szCs w:val="24"/>
              </w:rPr>
              <w:t>Date</w:t>
            </w:r>
          </w:p>
        </w:tc>
        <w:tc>
          <w:tcPr>
            <w:tcW w:w="7899" w:type="dxa"/>
          </w:tcPr>
          <w:p w14:paraId="60EBF344" w14:textId="6E4958B5" w:rsidR="00630AEA" w:rsidRPr="00F54FD5" w:rsidRDefault="002B49A9" w:rsidP="00D911E6">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date / study period metrological quality results</w:t>
            </w:r>
          </w:p>
        </w:tc>
      </w:tr>
    </w:tbl>
    <w:p w14:paraId="3367E767" w14:textId="4FA42337" w:rsidR="00DE48B7" w:rsidRPr="002B49A9" w:rsidRDefault="00DE48B7" w:rsidP="006F0D43">
      <w:pPr>
        <w:spacing w:after="0" w:line="360" w:lineRule="auto"/>
        <w:jc w:val="both"/>
        <w:rPr>
          <w:rFonts w:cstheme="minorHAnsi"/>
          <w:i/>
          <w:lang w:val="en-GB"/>
        </w:rPr>
      </w:pPr>
    </w:p>
    <w:p w14:paraId="66E7E705" w14:textId="77777777" w:rsidR="00DE48B7" w:rsidRPr="002B49A9" w:rsidRDefault="00DE48B7" w:rsidP="006F0D43">
      <w:pPr>
        <w:spacing w:after="0" w:line="360" w:lineRule="auto"/>
        <w:jc w:val="both"/>
        <w:rPr>
          <w:rFonts w:cstheme="minorHAnsi"/>
          <w:i/>
          <w:lang w:val="en-GB"/>
        </w:rPr>
      </w:pPr>
    </w:p>
    <w:p w14:paraId="099DB0E3" w14:textId="468DD8D7" w:rsidR="00843966" w:rsidRPr="002B49A9" w:rsidRDefault="00843966" w:rsidP="007074FD">
      <w:pPr>
        <w:framePr w:hSpace="141" w:wrap="around" w:vAnchor="text" w:hAnchor="text" w:xAlign="center" w:y="1"/>
        <w:spacing w:before="104"/>
        <w:suppressOverlap/>
        <w:rPr>
          <w:rFonts w:cstheme="minorHAnsi"/>
          <w:i/>
          <w:lang w:val="en-GB"/>
        </w:rPr>
      </w:pPr>
    </w:p>
    <w:sectPr w:rsidR="00843966" w:rsidRPr="002B49A9">
      <w:headerReference w:type="even" r:id="rId12"/>
      <w:headerReference w:type="default" r:id="rId13"/>
      <w:footerReference w:type="default" r:id="rId14"/>
      <w:headerReference w:type="first" r:id="rId15"/>
      <w:pgSz w:w="11906" w:h="16838"/>
      <w:pgMar w:top="1417" w:right="1417" w:bottom="1417" w:left="1417"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79E15B" w16cid:durableId="2A9BD0D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117D3" w14:textId="77777777" w:rsidR="00D70EAC" w:rsidRDefault="00D70EAC" w:rsidP="005074BB">
      <w:pPr>
        <w:spacing w:after="0" w:line="240" w:lineRule="auto"/>
      </w:pPr>
      <w:r>
        <w:separator/>
      </w:r>
    </w:p>
  </w:endnote>
  <w:endnote w:type="continuationSeparator" w:id="0">
    <w:p w14:paraId="4AEB0DA8" w14:textId="77777777" w:rsidR="00D70EAC" w:rsidRDefault="00D70EAC" w:rsidP="00507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4394709"/>
      <w:docPartObj>
        <w:docPartGallery w:val="Page Numbers (Bottom of Page)"/>
        <w:docPartUnique/>
      </w:docPartObj>
    </w:sdtPr>
    <w:sdtEndPr/>
    <w:sdtContent>
      <w:sdt>
        <w:sdtPr>
          <w:id w:val="304049590"/>
          <w:docPartObj>
            <w:docPartGallery w:val="Page Numbers (Top of Page)"/>
            <w:docPartUnique/>
          </w:docPartObj>
        </w:sdtPr>
        <w:sdtEndPr/>
        <w:sdtContent>
          <w:p w14:paraId="190C1582" w14:textId="176E947E" w:rsidR="00613B5F" w:rsidRPr="00B17C1A" w:rsidRDefault="00C820CD" w:rsidP="00C820CD">
            <w:pPr>
              <w:pStyle w:val="Pieddepage"/>
              <w:rPr>
                <w:lang w:val="en-US"/>
              </w:rPr>
            </w:pPr>
            <w:r w:rsidRPr="00B17C1A">
              <w:rPr>
                <w:lang w:val="en-US"/>
              </w:rPr>
              <w:t xml:space="preserve">ORCHIDEE – </w:t>
            </w:r>
            <w:r w:rsidR="00B17C1A" w:rsidRPr="00B17C1A">
              <w:rPr>
                <w:lang w:val="en-US"/>
              </w:rPr>
              <w:t>Antibiotic Consumption Indicator</w:t>
            </w:r>
            <w:r w:rsidRPr="00B17C1A">
              <w:rPr>
                <w:lang w:val="en-US"/>
              </w:rPr>
              <w:t xml:space="preserve"> – </w:t>
            </w:r>
            <w:r w:rsidR="00B17C1A">
              <w:rPr>
                <w:lang w:val="en-US"/>
              </w:rPr>
              <w:t>v1.</w:t>
            </w:r>
            <w:del w:id="112" w:author="DALIGAULT, Melanie" w:date="2026-02-27T15:29:00Z">
              <w:r w:rsidR="00B17C1A" w:rsidDel="00C16AC8">
                <w:rPr>
                  <w:lang w:val="en-US"/>
                </w:rPr>
                <w:delText>0</w:delText>
              </w:r>
            </w:del>
            <w:ins w:id="113" w:author="DALIGAULT, Melanie" w:date="2026-02-27T15:29:00Z">
              <w:r w:rsidR="00C16AC8">
                <w:rPr>
                  <w:lang w:val="en-US"/>
                </w:rPr>
                <w:t>1</w:t>
              </w:r>
            </w:ins>
            <w:r w:rsidR="00B17C1A">
              <w:rPr>
                <w:lang w:val="en-US"/>
              </w:rPr>
              <w:t xml:space="preserve"> </w:t>
            </w:r>
            <w:del w:id="114" w:author="DALIGAULT, Melanie" w:date="2026-02-27T15:29:00Z">
              <w:r w:rsidR="00B17C1A" w:rsidDel="00C16AC8">
                <w:rPr>
                  <w:lang w:val="en-US"/>
                </w:rPr>
                <w:delText>1</w:delText>
              </w:r>
            </w:del>
            <w:ins w:id="115" w:author="DALIGAULT, Melanie" w:date="2026-02-27T15:29:00Z">
              <w:r w:rsidR="00C16AC8">
                <w:rPr>
                  <w:lang w:val="en-US"/>
                </w:rPr>
                <w:t>27</w:t>
              </w:r>
            </w:ins>
            <w:r w:rsidR="00B17C1A">
              <w:rPr>
                <w:lang w:val="en-US"/>
              </w:rPr>
              <w:t>0/</w:t>
            </w:r>
            <w:ins w:id="116" w:author="DALIGAULT, Melanie" w:date="2026-02-27T15:28:00Z">
              <w:r w:rsidR="00C16AC8">
                <w:rPr>
                  <w:lang w:val="en-US"/>
                </w:rPr>
                <w:t>02</w:t>
              </w:r>
            </w:ins>
            <w:del w:id="117" w:author="DALIGAULT, Melanie" w:date="2026-02-27T15:28:00Z">
              <w:r w:rsidR="00B17C1A" w:rsidDel="00C16AC8">
                <w:rPr>
                  <w:lang w:val="en-US"/>
                </w:rPr>
                <w:delText>12</w:delText>
              </w:r>
            </w:del>
            <w:r w:rsidR="00B17C1A">
              <w:rPr>
                <w:lang w:val="en-US"/>
              </w:rPr>
              <w:t>/202</w:t>
            </w:r>
            <w:del w:id="118" w:author="DALIGAULT, Melanie" w:date="2026-02-27T15:28:00Z">
              <w:r w:rsidR="00B17C1A" w:rsidDel="00C16AC8">
                <w:rPr>
                  <w:lang w:val="en-US"/>
                </w:rPr>
                <w:delText>4</w:delText>
              </w:r>
            </w:del>
            <w:ins w:id="119" w:author="DALIGAULT, Melanie" w:date="2026-02-27T15:28:00Z">
              <w:r w:rsidR="00C16AC8">
                <w:rPr>
                  <w:lang w:val="en-US"/>
                </w:rPr>
                <w:t>6</w:t>
              </w:r>
            </w:ins>
            <w:r w:rsidRPr="00B17C1A">
              <w:rPr>
                <w:lang w:val="en-US"/>
              </w:rPr>
              <w:t xml:space="preserve"> </w:t>
            </w:r>
            <w:r w:rsidRPr="00B17C1A">
              <w:rPr>
                <w:lang w:val="en-US"/>
              </w:rPr>
              <w:tab/>
            </w:r>
            <w:r w:rsidR="00613B5F" w:rsidRPr="00B17C1A">
              <w:rPr>
                <w:lang w:val="en-US"/>
              </w:rPr>
              <w:t xml:space="preserve">Page </w:t>
            </w:r>
            <w:r w:rsidR="00613B5F" w:rsidRPr="00D215F7">
              <w:rPr>
                <w:b/>
              </w:rPr>
              <w:fldChar w:fldCharType="begin"/>
            </w:r>
            <w:r w:rsidR="00613B5F" w:rsidRPr="00B17C1A">
              <w:rPr>
                <w:b/>
                <w:lang w:val="en-US"/>
              </w:rPr>
              <w:instrText>PAGE</w:instrText>
            </w:r>
            <w:r w:rsidR="00613B5F" w:rsidRPr="00D215F7">
              <w:rPr>
                <w:b/>
              </w:rPr>
              <w:fldChar w:fldCharType="separate"/>
            </w:r>
            <w:r w:rsidR="00C16AC8">
              <w:rPr>
                <w:b/>
                <w:noProof/>
                <w:lang w:val="en-US"/>
              </w:rPr>
              <w:t>6</w:t>
            </w:r>
            <w:r w:rsidR="00613B5F" w:rsidRPr="00D215F7">
              <w:rPr>
                <w:b/>
              </w:rPr>
              <w:fldChar w:fldCharType="end"/>
            </w:r>
            <w:r w:rsidR="00613B5F" w:rsidRPr="00B17C1A">
              <w:rPr>
                <w:lang w:val="en-US"/>
              </w:rPr>
              <w:t xml:space="preserve"> sur </w:t>
            </w:r>
            <w:r w:rsidR="00613B5F" w:rsidRPr="00D215F7">
              <w:rPr>
                <w:b/>
              </w:rPr>
              <w:fldChar w:fldCharType="begin"/>
            </w:r>
            <w:r w:rsidR="00613B5F" w:rsidRPr="00B17C1A">
              <w:rPr>
                <w:b/>
                <w:lang w:val="en-US"/>
              </w:rPr>
              <w:instrText>NUMPAGES</w:instrText>
            </w:r>
            <w:r w:rsidR="00613B5F" w:rsidRPr="00D215F7">
              <w:rPr>
                <w:b/>
              </w:rPr>
              <w:fldChar w:fldCharType="separate"/>
            </w:r>
            <w:r w:rsidR="00C16AC8">
              <w:rPr>
                <w:b/>
                <w:noProof/>
                <w:lang w:val="en-US"/>
              </w:rPr>
              <w:t>6</w:t>
            </w:r>
            <w:r w:rsidR="00613B5F" w:rsidRPr="00D215F7">
              <w:rPr>
                <w:b/>
              </w:rPr>
              <w:fldChar w:fldCharType="end"/>
            </w:r>
          </w:p>
        </w:sdtContent>
      </w:sdt>
    </w:sdtContent>
  </w:sdt>
  <w:p w14:paraId="45F58B92" w14:textId="77777777" w:rsidR="00613B5F" w:rsidRPr="00B17C1A" w:rsidRDefault="00613B5F" w:rsidP="00613B5F">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1AC12B" w14:textId="77777777" w:rsidR="00D70EAC" w:rsidRDefault="00D70EAC" w:rsidP="005074BB">
      <w:pPr>
        <w:spacing w:after="0" w:line="240" w:lineRule="auto"/>
      </w:pPr>
      <w:r>
        <w:separator/>
      </w:r>
    </w:p>
  </w:footnote>
  <w:footnote w:type="continuationSeparator" w:id="0">
    <w:p w14:paraId="638B848B" w14:textId="77777777" w:rsidR="00D70EAC" w:rsidRDefault="00D70EAC" w:rsidP="00507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AAC9BC" w14:textId="315D1A47" w:rsidR="0046049E" w:rsidRDefault="00C16AC8">
    <w:pPr>
      <w:pStyle w:val="En-tte"/>
    </w:pPr>
    <w:r>
      <w:rPr>
        <w:noProof/>
      </w:rPr>
      <w:pict w14:anchorId="4383C6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1407" o:spid="_x0000_s2050" type="#_x0000_t136" style="position:absolute;margin-left:0;margin-top:0;width:502.45pt;height:137pt;rotation:315;z-index:-251655168;mso-position-horizontal:center;mso-position-horizontal-relative:margin;mso-position-vertical:center;mso-position-vertical-relative:margin" o:allowincell="f" fillcolor="silver" stroked="f">
          <v:fill opacity=".5"/>
          <v:textpath style="font-family:&quot;Calibri&quot;;font-size:1pt" string="working pap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15AF9" w14:textId="5F2397C4" w:rsidR="0046049E" w:rsidRDefault="00C16AC8">
    <w:pPr>
      <w:pStyle w:val="En-tte"/>
    </w:pPr>
    <w:r>
      <w:rPr>
        <w:noProof/>
      </w:rPr>
      <w:pict w14:anchorId="6CC510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1408" o:spid="_x0000_s2051" type="#_x0000_t136" style="position:absolute;margin-left:0;margin-top:0;width:502.45pt;height:137pt;rotation:315;z-index:-251653120;mso-position-horizontal:center;mso-position-horizontal-relative:margin;mso-position-vertical:center;mso-position-vertical-relative:margin" o:allowincell="f" fillcolor="silver" stroked="f">
          <v:fill opacity=".5"/>
          <v:textpath style="font-family:&quot;Calibri&quot;;font-size:1pt" string="working pap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1E4F0" w14:textId="778B48CC" w:rsidR="0046049E" w:rsidRDefault="00C16AC8">
    <w:pPr>
      <w:pStyle w:val="En-tte"/>
    </w:pPr>
    <w:r>
      <w:rPr>
        <w:noProof/>
      </w:rPr>
      <w:pict w14:anchorId="5DAAAB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1406" o:spid="_x0000_s2049" type="#_x0000_t136" style="position:absolute;margin-left:0;margin-top:0;width:502.45pt;height:137pt;rotation:315;z-index:-251657216;mso-position-horizontal:center;mso-position-horizontal-relative:margin;mso-position-vertical:center;mso-position-vertical-relative:margin" o:allowincell="f" fillcolor="silver" stroked="f">
          <v:fill opacity=".5"/>
          <v:textpath style="font-family:&quot;Calibri&quot;;font-size:1pt" string="working pap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F54D6"/>
    <w:multiLevelType w:val="hybridMultilevel"/>
    <w:tmpl w:val="C658A156"/>
    <w:lvl w:ilvl="0" w:tplc="A008D300">
      <w:numFmt w:val="bullet"/>
      <w:lvlText w:val="-"/>
      <w:lvlJc w:val="left"/>
      <w:pPr>
        <w:ind w:left="720" w:hanging="360"/>
      </w:pPr>
      <w:rPr>
        <w:rFonts w:asciiTheme="minorHAnsi" w:eastAsia="Microsoft Sans Serif" w:hAnsiTheme="minorHAns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1F27DC0"/>
    <w:multiLevelType w:val="hybridMultilevel"/>
    <w:tmpl w:val="C1AC5A5A"/>
    <w:lvl w:ilvl="0" w:tplc="A008D300">
      <w:numFmt w:val="bullet"/>
      <w:lvlText w:val="-"/>
      <w:lvlJc w:val="left"/>
      <w:pPr>
        <w:ind w:left="720" w:hanging="360"/>
      </w:pPr>
      <w:rPr>
        <w:rFonts w:asciiTheme="minorHAnsi" w:eastAsia="Microsoft Sans Serif" w:hAnsiTheme="minorHAns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2364DF"/>
    <w:multiLevelType w:val="hybridMultilevel"/>
    <w:tmpl w:val="FFF879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963244"/>
    <w:multiLevelType w:val="hybridMultilevel"/>
    <w:tmpl w:val="3AD8F586"/>
    <w:lvl w:ilvl="0" w:tplc="A008D300">
      <w:numFmt w:val="bullet"/>
      <w:lvlText w:val="-"/>
      <w:lvlJc w:val="left"/>
      <w:pPr>
        <w:ind w:left="720" w:hanging="360"/>
      </w:pPr>
      <w:rPr>
        <w:rFonts w:asciiTheme="minorHAnsi" w:eastAsia="Microsoft Sans Serif" w:hAnsiTheme="minorHAns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LIGAULT, Melanie">
    <w15:presenceInfo w15:providerId="AD" w15:userId="S-1-5-21-1321665950-11692542-1221738049-1096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fr-FR" w:vendorID="64" w:dllVersion="131078" w:nlCheck="1" w:checkStyle="0"/>
  <w:activeWritingStyle w:appName="MSWord" w:lang="en-GB" w:vendorID="64" w:dllVersion="131078" w:nlCheck="1" w:checkStyle="1"/>
  <w:activeWritingStyle w:appName="MSWord" w:lang="en-ZA" w:vendorID="64" w:dllVersion="131078" w:nlCheck="1" w:checkStyle="1"/>
  <w:activeWritingStyle w:appName="MSWord" w:lang="en-US" w:vendorID="64" w:dllVersion="131078" w:nlCheck="1" w:checkStyle="1"/>
  <w:proofState w:spelling="clean" w:grammar="clean"/>
  <w:trackRevisions/>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0DE"/>
    <w:rsid w:val="000001C3"/>
    <w:rsid w:val="00000CB9"/>
    <w:rsid w:val="00001966"/>
    <w:rsid w:val="0000197C"/>
    <w:rsid w:val="00001B47"/>
    <w:rsid w:val="00001C81"/>
    <w:rsid w:val="00002ABE"/>
    <w:rsid w:val="00003054"/>
    <w:rsid w:val="00004A9D"/>
    <w:rsid w:val="00004D5A"/>
    <w:rsid w:val="00005C75"/>
    <w:rsid w:val="00006233"/>
    <w:rsid w:val="00006735"/>
    <w:rsid w:val="000067E1"/>
    <w:rsid w:val="000079E5"/>
    <w:rsid w:val="0001027A"/>
    <w:rsid w:val="00011CB7"/>
    <w:rsid w:val="000133A9"/>
    <w:rsid w:val="00013F12"/>
    <w:rsid w:val="00013F97"/>
    <w:rsid w:val="00015388"/>
    <w:rsid w:val="0001604F"/>
    <w:rsid w:val="00020A88"/>
    <w:rsid w:val="000217E0"/>
    <w:rsid w:val="00021C08"/>
    <w:rsid w:val="000222D8"/>
    <w:rsid w:val="00022688"/>
    <w:rsid w:val="00022EDC"/>
    <w:rsid w:val="000252AD"/>
    <w:rsid w:val="0002558E"/>
    <w:rsid w:val="000257A5"/>
    <w:rsid w:val="000259DC"/>
    <w:rsid w:val="00026742"/>
    <w:rsid w:val="00026A45"/>
    <w:rsid w:val="00027066"/>
    <w:rsid w:val="00030534"/>
    <w:rsid w:val="00031AE4"/>
    <w:rsid w:val="00034454"/>
    <w:rsid w:val="00034BC3"/>
    <w:rsid w:val="0003570B"/>
    <w:rsid w:val="00036480"/>
    <w:rsid w:val="000369B8"/>
    <w:rsid w:val="00036A23"/>
    <w:rsid w:val="00036D25"/>
    <w:rsid w:val="00037E2A"/>
    <w:rsid w:val="0004237E"/>
    <w:rsid w:val="00043E45"/>
    <w:rsid w:val="000449FD"/>
    <w:rsid w:val="00046F06"/>
    <w:rsid w:val="00047B8A"/>
    <w:rsid w:val="0005025D"/>
    <w:rsid w:val="000504E9"/>
    <w:rsid w:val="00050991"/>
    <w:rsid w:val="00052155"/>
    <w:rsid w:val="000524C0"/>
    <w:rsid w:val="00052A5E"/>
    <w:rsid w:val="00052CC3"/>
    <w:rsid w:val="00055685"/>
    <w:rsid w:val="00055DCD"/>
    <w:rsid w:val="00057469"/>
    <w:rsid w:val="0006011A"/>
    <w:rsid w:val="0006163E"/>
    <w:rsid w:val="000618F7"/>
    <w:rsid w:val="00062C43"/>
    <w:rsid w:val="00063532"/>
    <w:rsid w:val="0006445D"/>
    <w:rsid w:val="0006667B"/>
    <w:rsid w:val="00066E26"/>
    <w:rsid w:val="00070950"/>
    <w:rsid w:val="00070AEF"/>
    <w:rsid w:val="00071451"/>
    <w:rsid w:val="00071D3F"/>
    <w:rsid w:val="000724D0"/>
    <w:rsid w:val="00074147"/>
    <w:rsid w:val="00074A10"/>
    <w:rsid w:val="000758A0"/>
    <w:rsid w:val="00075F95"/>
    <w:rsid w:val="000768BF"/>
    <w:rsid w:val="00076EC0"/>
    <w:rsid w:val="00080EB0"/>
    <w:rsid w:val="000820B2"/>
    <w:rsid w:val="00084314"/>
    <w:rsid w:val="00085496"/>
    <w:rsid w:val="00086F4A"/>
    <w:rsid w:val="00086FEF"/>
    <w:rsid w:val="00087254"/>
    <w:rsid w:val="00092C2E"/>
    <w:rsid w:val="00092ED7"/>
    <w:rsid w:val="00096394"/>
    <w:rsid w:val="00096BD8"/>
    <w:rsid w:val="000971AA"/>
    <w:rsid w:val="00097215"/>
    <w:rsid w:val="000A1585"/>
    <w:rsid w:val="000A24FF"/>
    <w:rsid w:val="000A2927"/>
    <w:rsid w:val="000A3C9C"/>
    <w:rsid w:val="000A4456"/>
    <w:rsid w:val="000A62E3"/>
    <w:rsid w:val="000A67CD"/>
    <w:rsid w:val="000A6E76"/>
    <w:rsid w:val="000A7E7D"/>
    <w:rsid w:val="000B0346"/>
    <w:rsid w:val="000B09CF"/>
    <w:rsid w:val="000B32EB"/>
    <w:rsid w:val="000B40F1"/>
    <w:rsid w:val="000B5BDF"/>
    <w:rsid w:val="000C0B18"/>
    <w:rsid w:val="000C3C69"/>
    <w:rsid w:val="000C4E03"/>
    <w:rsid w:val="000C6C43"/>
    <w:rsid w:val="000C77DF"/>
    <w:rsid w:val="000C7B67"/>
    <w:rsid w:val="000D0BF4"/>
    <w:rsid w:val="000D1107"/>
    <w:rsid w:val="000D350A"/>
    <w:rsid w:val="000D684B"/>
    <w:rsid w:val="000D6F27"/>
    <w:rsid w:val="000D7272"/>
    <w:rsid w:val="000D79F0"/>
    <w:rsid w:val="000E0A92"/>
    <w:rsid w:val="000E3B4A"/>
    <w:rsid w:val="000E4D96"/>
    <w:rsid w:val="000E546A"/>
    <w:rsid w:val="000F02EC"/>
    <w:rsid w:val="000F1802"/>
    <w:rsid w:val="000F1D93"/>
    <w:rsid w:val="000F1EFC"/>
    <w:rsid w:val="000F4085"/>
    <w:rsid w:val="000F468F"/>
    <w:rsid w:val="000F53A9"/>
    <w:rsid w:val="000F5A3F"/>
    <w:rsid w:val="000F6070"/>
    <w:rsid w:val="000F6491"/>
    <w:rsid w:val="000F6609"/>
    <w:rsid w:val="0010329A"/>
    <w:rsid w:val="00104519"/>
    <w:rsid w:val="00105097"/>
    <w:rsid w:val="00107191"/>
    <w:rsid w:val="0011152D"/>
    <w:rsid w:val="001116A5"/>
    <w:rsid w:val="00111EFC"/>
    <w:rsid w:val="00112756"/>
    <w:rsid w:val="001162DD"/>
    <w:rsid w:val="00117154"/>
    <w:rsid w:val="00117421"/>
    <w:rsid w:val="001174AB"/>
    <w:rsid w:val="001177DB"/>
    <w:rsid w:val="0012146C"/>
    <w:rsid w:val="00121D4A"/>
    <w:rsid w:val="0012244F"/>
    <w:rsid w:val="00124285"/>
    <w:rsid w:val="0012495C"/>
    <w:rsid w:val="00125093"/>
    <w:rsid w:val="00125770"/>
    <w:rsid w:val="00125EC3"/>
    <w:rsid w:val="0012690E"/>
    <w:rsid w:val="00127182"/>
    <w:rsid w:val="0012746D"/>
    <w:rsid w:val="001274E1"/>
    <w:rsid w:val="00131B9F"/>
    <w:rsid w:val="00132207"/>
    <w:rsid w:val="0013369C"/>
    <w:rsid w:val="001349D5"/>
    <w:rsid w:val="001363FB"/>
    <w:rsid w:val="001405BD"/>
    <w:rsid w:val="0014137D"/>
    <w:rsid w:val="00141DEA"/>
    <w:rsid w:val="0014209F"/>
    <w:rsid w:val="00142A68"/>
    <w:rsid w:val="00142F00"/>
    <w:rsid w:val="00143B3D"/>
    <w:rsid w:val="00146286"/>
    <w:rsid w:val="00146AE5"/>
    <w:rsid w:val="00146C3A"/>
    <w:rsid w:val="0014783C"/>
    <w:rsid w:val="00147986"/>
    <w:rsid w:val="001517D9"/>
    <w:rsid w:val="001537D8"/>
    <w:rsid w:val="001545FB"/>
    <w:rsid w:val="00154739"/>
    <w:rsid w:val="00154B23"/>
    <w:rsid w:val="00155781"/>
    <w:rsid w:val="00155F45"/>
    <w:rsid w:val="00161128"/>
    <w:rsid w:val="001616B6"/>
    <w:rsid w:val="00162193"/>
    <w:rsid w:val="001626A8"/>
    <w:rsid w:val="00164513"/>
    <w:rsid w:val="00164C75"/>
    <w:rsid w:val="00165297"/>
    <w:rsid w:val="00165E4A"/>
    <w:rsid w:val="00170485"/>
    <w:rsid w:val="001708AE"/>
    <w:rsid w:val="00170CA7"/>
    <w:rsid w:val="00170D84"/>
    <w:rsid w:val="00171639"/>
    <w:rsid w:val="00172640"/>
    <w:rsid w:val="0017275B"/>
    <w:rsid w:val="001728E1"/>
    <w:rsid w:val="00173300"/>
    <w:rsid w:val="00177F4B"/>
    <w:rsid w:val="0018141C"/>
    <w:rsid w:val="00184B3F"/>
    <w:rsid w:val="001853D2"/>
    <w:rsid w:val="00190C0F"/>
    <w:rsid w:val="00192630"/>
    <w:rsid w:val="00193D73"/>
    <w:rsid w:val="00195870"/>
    <w:rsid w:val="001959AC"/>
    <w:rsid w:val="001973A5"/>
    <w:rsid w:val="00197EB5"/>
    <w:rsid w:val="001A082C"/>
    <w:rsid w:val="001A0AF7"/>
    <w:rsid w:val="001A2429"/>
    <w:rsid w:val="001A2A34"/>
    <w:rsid w:val="001A451A"/>
    <w:rsid w:val="001A656E"/>
    <w:rsid w:val="001A6BE4"/>
    <w:rsid w:val="001B2508"/>
    <w:rsid w:val="001B4C40"/>
    <w:rsid w:val="001B7448"/>
    <w:rsid w:val="001C0CAD"/>
    <w:rsid w:val="001C13D9"/>
    <w:rsid w:val="001C212D"/>
    <w:rsid w:val="001C2150"/>
    <w:rsid w:val="001C2680"/>
    <w:rsid w:val="001C296C"/>
    <w:rsid w:val="001C29C0"/>
    <w:rsid w:val="001C5181"/>
    <w:rsid w:val="001C594D"/>
    <w:rsid w:val="001C5A81"/>
    <w:rsid w:val="001C646F"/>
    <w:rsid w:val="001C6752"/>
    <w:rsid w:val="001C7B33"/>
    <w:rsid w:val="001D0503"/>
    <w:rsid w:val="001D06F5"/>
    <w:rsid w:val="001D2943"/>
    <w:rsid w:val="001D3A70"/>
    <w:rsid w:val="001D3C33"/>
    <w:rsid w:val="001D5E7A"/>
    <w:rsid w:val="001D783C"/>
    <w:rsid w:val="001E47DB"/>
    <w:rsid w:val="001E4BBD"/>
    <w:rsid w:val="001E589B"/>
    <w:rsid w:val="001E58A2"/>
    <w:rsid w:val="001E5E9F"/>
    <w:rsid w:val="001E6017"/>
    <w:rsid w:val="001E6824"/>
    <w:rsid w:val="001F0945"/>
    <w:rsid w:val="001F0E42"/>
    <w:rsid w:val="001F2B8A"/>
    <w:rsid w:val="001F2FC3"/>
    <w:rsid w:val="001F48D4"/>
    <w:rsid w:val="001F5057"/>
    <w:rsid w:val="001F53BC"/>
    <w:rsid w:val="001F6EE5"/>
    <w:rsid w:val="001F77C8"/>
    <w:rsid w:val="002014FA"/>
    <w:rsid w:val="002023F8"/>
    <w:rsid w:val="002036AA"/>
    <w:rsid w:val="00204901"/>
    <w:rsid w:val="002065F6"/>
    <w:rsid w:val="00207330"/>
    <w:rsid w:val="002074FF"/>
    <w:rsid w:val="00207EBA"/>
    <w:rsid w:val="002102FB"/>
    <w:rsid w:val="00210557"/>
    <w:rsid w:val="00210E0C"/>
    <w:rsid w:val="00212EF1"/>
    <w:rsid w:val="00213025"/>
    <w:rsid w:val="0021309F"/>
    <w:rsid w:val="00214EF3"/>
    <w:rsid w:val="00215C90"/>
    <w:rsid w:val="00216C72"/>
    <w:rsid w:val="00217B2E"/>
    <w:rsid w:val="0022032D"/>
    <w:rsid w:val="002240F3"/>
    <w:rsid w:val="0022428A"/>
    <w:rsid w:val="002265C1"/>
    <w:rsid w:val="0022672E"/>
    <w:rsid w:val="00226D51"/>
    <w:rsid w:val="00227A5F"/>
    <w:rsid w:val="00227A8B"/>
    <w:rsid w:val="002306AA"/>
    <w:rsid w:val="00230E81"/>
    <w:rsid w:val="00231BD6"/>
    <w:rsid w:val="00233036"/>
    <w:rsid w:val="00233ECB"/>
    <w:rsid w:val="002356E1"/>
    <w:rsid w:val="00237145"/>
    <w:rsid w:val="00242219"/>
    <w:rsid w:val="002427C9"/>
    <w:rsid w:val="00242BE9"/>
    <w:rsid w:val="002438C6"/>
    <w:rsid w:val="0024418B"/>
    <w:rsid w:val="00244BF8"/>
    <w:rsid w:val="00245259"/>
    <w:rsid w:val="0024744C"/>
    <w:rsid w:val="0024793A"/>
    <w:rsid w:val="00247988"/>
    <w:rsid w:val="00250319"/>
    <w:rsid w:val="00251871"/>
    <w:rsid w:val="002543F5"/>
    <w:rsid w:val="0025480A"/>
    <w:rsid w:val="00255220"/>
    <w:rsid w:val="00256012"/>
    <w:rsid w:val="00256A9C"/>
    <w:rsid w:val="00257474"/>
    <w:rsid w:val="002577A5"/>
    <w:rsid w:val="002579D6"/>
    <w:rsid w:val="002600BC"/>
    <w:rsid w:val="002606E4"/>
    <w:rsid w:val="002611DE"/>
    <w:rsid w:val="002632E5"/>
    <w:rsid w:val="002645CA"/>
    <w:rsid w:val="00264B1F"/>
    <w:rsid w:val="0026510B"/>
    <w:rsid w:val="00267BDB"/>
    <w:rsid w:val="00270EE8"/>
    <w:rsid w:val="00270F74"/>
    <w:rsid w:val="002716AD"/>
    <w:rsid w:val="00271C52"/>
    <w:rsid w:val="00272293"/>
    <w:rsid w:val="0027251D"/>
    <w:rsid w:val="00273434"/>
    <w:rsid w:val="00274DF0"/>
    <w:rsid w:val="00274F06"/>
    <w:rsid w:val="002755EA"/>
    <w:rsid w:val="0027634B"/>
    <w:rsid w:val="00276A59"/>
    <w:rsid w:val="00277974"/>
    <w:rsid w:val="00280141"/>
    <w:rsid w:val="00280B85"/>
    <w:rsid w:val="00280D49"/>
    <w:rsid w:val="00280D95"/>
    <w:rsid w:val="002812A6"/>
    <w:rsid w:val="00283528"/>
    <w:rsid w:val="002848CB"/>
    <w:rsid w:val="00284F06"/>
    <w:rsid w:val="00287777"/>
    <w:rsid w:val="002879CB"/>
    <w:rsid w:val="00290221"/>
    <w:rsid w:val="00290E96"/>
    <w:rsid w:val="00293404"/>
    <w:rsid w:val="00296EAF"/>
    <w:rsid w:val="0029760B"/>
    <w:rsid w:val="002978B4"/>
    <w:rsid w:val="00297E2F"/>
    <w:rsid w:val="002A0C21"/>
    <w:rsid w:val="002A0C2F"/>
    <w:rsid w:val="002A171A"/>
    <w:rsid w:val="002A17CC"/>
    <w:rsid w:val="002A26EF"/>
    <w:rsid w:val="002A2B08"/>
    <w:rsid w:val="002A2FE3"/>
    <w:rsid w:val="002A4158"/>
    <w:rsid w:val="002A49DF"/>
    <w:rsid w:val="002A5573"/>
    <w:rsid w:val="002A6F8C"/>
    <w:rsid w:val="002B0885"/>
    <w:rsid w:val="002B1973"/>
    <w:rsid w:val="002B1D29"/>
    <w:rsid w:val="002B2240"/>
    <w:rsid w:val="002B32AE"/>
    <w:rsid w:val="002B39D1"/>
    <w:rsid w:val="002B49A9"/>
    <w:rsid w:val="002B4AA6"/>
    <w:rsid w:val="002B5129"/>
    <w:rsid w:val="002B53B9"/>
    <w:rsid w:val="002C0BF1"/>
    <w:rsid w:val="002C2221"/>
    <w:rsid w:val="002C2FD7"/>
    <w:rsid w:val="002C301D"/>
    <w:rsid w:val="002C3660"/>
    <w:rsid w:val="002C3927"/>
    <w:rsid w:val="002C3D0F"/>
    <w:rsid w:val="002C5C0A"/>
    <w:rsid w:val="002C5C8F"/>
    <w:rsid w:val="002C5EAA"/>
    <w:rsid w:val="002C7147"/>
    <w:rsid w:val="002C7469"/>
    <w:rsid w:val="002D1628"/>
    <w:rsid w:val="002D187B"/>
    <w:rsid w:val="002D23A8"/>
    <w:rsid w:val="002D27A6"/>
    <w:rsid w:val="002D5C22"/>
    <w:rsid w:val="002D7585"/>
    <w:rsid w:val="002E1206"/>
    <w:rsid w:val="002E2222"/>
    <w:rsid w:val="002E3797"/>
    <w:rsid w:val="002E4E06"/>
    <w:rsid w:val="002E5F6F"/>
    <w:rsid w:val="002E6F9B"/>
    <w:rsid w:val="002E7164"/>
    <w:rsid w:val="002E7F6B"/>
    <w:rsid w:val="002F18B4"/>
    <w:rsid w:val="002F195A"/>
    <w:rsid w:val="002F1FFF"/>
    <w:rsid w:val="002F237D"/>
    <w:rsid w:val="002F2CC2"/>
    <w:rsid w:val="002F33B9"/>
    <w:rsid w:val="002F47D4"/>
    <w:rsid w:val="002F7474"/>
    <w:rsid w:val="00300862"/>
    <w:rsid w:val="00301872"/>
    <w:rsid w:val="00301F2C"/>
    <w:rsid w:val="0030237D"/>
    <w:rsid w:val="00302781"/>
    <w:rsid w:val="00303098"/>
    <w:rsid w:val="00303DF3"/>
    <w:rsid w:val="00306494"/>
    <w:rsid w:val="0030653B"/>
    <w:rsid w:val="00307509"/>
    <w:rsid w:val="00307735"/>
    <w:rsid w:val="003103E0"/>
    <w:rsid w:val="00313380"/>
    <w:rsid w:val="00314D63"/>
    <w:rsid w:val="003209F0"/>
    <w:rsid w:val="00320A30"/>
    <w:rsid w:val="003240FE"/>
    <w:rsid w:val="00324C8A"/>
    <w:rsid w:val="00324EA8"/>
    <w:rsid w:val="00326ED2"/>
    <w:rsid w:val="003307BB"/>
    <w:rsid w:val="003308A1"/>
    <w:rsid w:val="00330989"/>
    <w:rsid w:val="003326C1"/>
    <w:rsid w:val="00332859"/>
    <w:rsid w:val="00332B2B"/>
    <w:rsid w:val="00332BA2"/>
    <w:rsid w:val="00336D3F"/>
    <w:rsid w:val="00336FE5"/>
    <w:rsid w:val="0034015B"/>
    <w:rsid w:val="003406F1"/>
    <w:rsid w:val="003422C5"/>
    <w:rsid w:val="003439CE"/>
    <w:rsid w:val="003448CC"/>
    <w:rsid w:val="0034545F"/>
    <w:rsid w:val="0034744A"/>
    <w:rsid w:val="003474DF"/>
    <w:rsid w:val="00353835"/>
    <w:rsid w:val="0035405F"/>
    <w:rsid w:val="003543EA"/>
    <w:rsid w:val="00355F51"/>
    <w:rsid w:val="00355F70"/>
    <w:rsid w:val="00356645"/>
    <w:rsid w:val="00356C54"/>
    <w:rsid w:val="003601D1"/>
    <w:rsid w:val="00360BD8"/>
    <w:rsid w:val="00362A11"/>
    <w:rsid w:val="00363156"/>
    <w:rsid w:val="00364742"/>
    <w:rsid w:val="00365203"/>
    <w:rsid w:val="00365B45"/>
    <w:rsid w:val="00366486"/>
    <w:rsid w:val="00371F2A"/>
    <w:rsid w:val="0037236D"/>
    <w:rsid w:val="00372C9F"/>
    <w:rsid w:val="0037319F"/>
    <w:rsid w:val="0037361B"/>
    <w:rsid w:val="00374F46"/>
    <w:rsid w:val="00375A7D"/>
    <w:rsid w:val="00375C65"/>
    <w:rsid w:val="003777EE"/>
    <w:rsid w:val="00381F2B"/>
    <w:rsid w:val="003834FB"/>
    <w:rsid w:val="00383BA9"/>
    <w:rsid w:val="0038623E"/>
    <w:rsid w:val="0038629E"/>
    <w:rsid w:val="0038673A"/>
    <w:rsid w:val="00387CAB"/>
    <w:rsid w:val="00391925"/>
    <w:rsid w:val="00394FAD"/>
    <w:rsid w:val="00396D75"/>
    <w:rsid w:val="00396FF5"/>
    <w:rsid w:val="003A1B2C"/>
    <w:rsid w:val="003A3E45"/>
    <w:rsid w:val="003A3F97"/>
    <w:rsid w:val="003A67D7"/>
    <w:rsid w:val="003A7111"/>
    <w:rsid w:val="003A757B"/>
    <w:rsid w:val="003A77DE"/>
    <w:rsid w:val="003B02B8"/>
    <w:rsid w:val="003B10AA"/>
    <w:rsid w:val="003B1104"/>
    <w:rsid w:val="003B11F1"/>
    <w:rsid w:val="003B1748"/>
    <w:rsid w:val="003B197F"/>
    <w:rsid w:val="003B1C86"/>
    <w:rsid w:val="003B2D75"/>
    <w:rsid w:val="003B48F9"/>
    <w:rsid w:val="003B4ED8"/>
    <w:rsid w:val="003B62A7"/>
    <w:rsid w:val="003B7AB1"/>
    <w:rsid w:val="003C03F9"/>
    <w:rsid w:val="003C35B6"/>
    <w:rsid w:val="003C39ED"/>
    <w:rsid w:val="003C3C1A"/>
    <w:rsid w:val="003C4683"/>
    <w:rsid w:val="003C64B7"/>
    <w:rsid w:val="003C6C85"/>
    <w:rsid w:val="003C79D0"/>
    <w:rsid w:val="003C7E85"/>
    <w:rsid w:val="003D0417"/>
    <w:rsid w:val="003D16F3"/>
    <w:rsid w:val="003D1770"/>
    <w:rsid w:val="003D29F2"/>
    <w:rsid w:val="003D563C"/>
    <w:rsid w:val="003D6772"/>
    <w:rsid w:val="003D6ABC"/>
    <w:rsid w:val="003E06ED"/>
    <w:rsid w:val="003E358E"/>
    <w:rsid w:val="003E410C"/>
    <w:rsid w:val="003E6537"/>
    <w:rsid w:val="003E79CF"/>
    <w:rsid w:val="003F2F97"/>
    <w:rsid w:val="003F63B2"/>
    <w:rsid w:val="003F6B0E"/>
    <w:rsid w:val="003F77E9"/>
    <w:rsid w:val="00401ACF"/>
    <w:rsid w:val="004024DB"/>
    <w:rsid w:val="004032B8"/>
    <w:rsid w:val="004051A6"/>
    <w:rsid w:val="00405E65"/>
    <w:rsid w:val="00406141"/>
    <w:rsid w:val="004107FE"/>
    <w:rsid w:val="004108B8"/>
    <w:rsid w:val="00411178"/>
    <w:rsid w:val="0041216D"/>
    <w:rsid w:val="004140E0"/>
    <w:rsid w:val="00414A20"/>
    <w:rsid w:val="00416F80"/>
    <w:rsid w:val="00417177"/>
    <w:rsid w:val="00420633"/>
    <w:rsid w:val="00421908"/>
    <w:rsid w:val="00423FA7"/>
    <w:rsid w:val="0042431C"/>
    <w:rsid w:val="004246BC"/>
    <w:rsid w:val="00424E0D"/>
    <w:rsid w:val="004250CA"/>
    <w:rsid w:val="0042743D"/>
    <w:rsid w:val="0042796B"/>
    <w:rsid w:val="0043052B"/>
    <w:rsid w:val="00430EB6"/>
    <w:rsid w:val="00431019"/>
    <w:rsid w:val="00431B8F"/>
    <w:rsid w:val="004321CE"/>
    <w:rsid w:val="00432BEF"/>
    <w:rsid w:val="00435E03"/>
    <w:rsid w:val="00436038"/>
    <w:rsid w:val="00436700"/>
    <w:rsid w:val="004373F9"/>
    <w:rsid w:val="00440B53"/>
    <w:rsid w:val="00441EBA"/>
    <w:rsid w:val="004442A1"/>
    <w:rsid w:val="00444468"/>
    <w:rsid w:val="00446964"/>
    <w:rsid w:val="00446EFC"/>
    <w:rsid w:val="00446FFD"/>
    <w:rsid w:val="004474F5"/>
    <w:rsid w:val="00450FDB"/>
    <w:rsid w:val="004524AC"/>
    <w:rsid w:val="00453460"/>
    <w:rsid w:val="00453AD4"/>
    <w:rsid w:val="00454C4A"/>
    <w:rsid w:val="004552F1"/>
    <w:rsid w:val="0045605F"/>
    <w:rsid w:val="004573A1"/>
    <w:rsid w:val="0046049E"/>
    <w:rsid w:val="004608A0"/>
    <w:rsid w:val="00461210"/>
    <w:rsid w:val="00462684"/>
    <w:rsid w:val="00462772"/>
    <w:rsid w:val="00462F2F"/>
    <w:rsid w:val="00464680"/>
    <w:rsid w:val="00465F41"/>
    <w:rsid w:val="00466F8C"/>
    <w:rsid w:val="004673A0"/>
    <w:rsid w:val="00471851"/>
    <w:rsid w:val="00473572"/>
    <w:rsid w:val="004737E4"/>
    <w:rsid w:val="00473C8C"/>
    <w:rsid w:val="004752C0"/>
    <w:rsid w:val="004753F4"/>
    <w:rsid w:val="00475D85"/>
    <w:rsid w:val="00475F3F"/>
    <w:rsid w:val="00476163"/>
    <w:rsid w:val="00476DC8"/>
    <w:rsid w:val="004818DF"/>
    <w:rsid w:val="00482399"/>
    <w:rsid w:val="0048244D"/>
    <w:rsid w:val="0048303B"/>
    <w:rsid w:val="004833DC"/>
    <w:rsid w:val="004836ED"/>
    <w:rsid w:val="00483DFC"/>
    <w:rsid w:val="0048586F"/>
    <w:rsid w:val="00485A20"/>
    <w:rsid w:val="00485FC9"/>
    <w:rsid w:val="00486D37"/>
    <w:rsid w:val="004925A1"/>
    <w:rsid w:val="004928D4"/>
    <w:rsid w:val="00494F33"/>
    <w:rsid w:val="0049562E"/>
    <w:rsid w:val="004960B2"/>
    <w:rsid w:val="004977F6"/>
    <w:rsid w:val="004A102E"/>
    <w:rsid w:val="004A5E47"/>
    <w:rsid w:val="004A7189"/>
    <w:rsid w:val="004A768B"/>
    <w:rsid w:val="004A7723"/>
    <w:rsid w:val="004A7D6C"/>
    <w:rsid w:val="004A7DF4"/>
    <w:rsid w:val="004B2976"/>
    <w:rsid w:val="004B2C57"/>
    <w:rsid w:val="004B2FF1"/>
    <w:rsid w:val="004B3BCF"/>
    <w:rsid w:val="004B43FE"/>
    <w:rsid w:val="004B512A"/>
    <w:rsid w:val="004B6326"/>
    <w:rsid w:val="004B6D83"/>
    <w:rsid w:val="004C1847"/>
    <w:rsid w:val="004C1975"/>
    <w:rsid w:val="004C2CD5"/>
    <w:rsid w:val="004C3124"/>
    <w:rsid w:val="004C452E"/>
    <w:rsid w:val="004C4718"/>
    <w:rsid w:val="004C4C9E"/>
    <w:rsid w:val="004C4D76"/>
    <w:rsid w:val="004C55BF"/>
    <w:rsid w:val="004C68C5"/>
    <w:rsid w:val="004D0A7D"/>
    <w:rsid w:val="004D13CD"/>
    <w:rsid w:val="004D1A45"/>
    <w:rsid w:val="004D2642"/>
    <w:rsid w:val="004D3934"/>
    <w:rsid w:val="004D3F2D"/>
    <w:rsid w:val="004D57EA"/>
    <w:rsid w:val="004D598D"/>
    <w:rsid w:val="004D5B10"/>
    <w:rsid w:val="004D5CD0"/>
    <w:rsid w:val="004D6C9F"/>
    <w:rsid w:val="004D6D7B"/>
    <w:rsid w:val="004E0A25"/>
    <w:rsid w:val="004E16A2"/>
    <w:rsid w:val="004E1A1C"/>
    <w:rsid w:val="004E21A5"/>
    <w:rsid w:val="004E3E39"/>
    <w:rsid w:val="004E7931"/>
    <w:rsid w:val="004E7BBA"/>
    <w:rsid w:val="004F0474"/>
    <w:rsid w:val="004F0F32"/>
    <w:rsid w:val="004F262C"/>
    <w:rsid w:val="004F2D28"/>
    <w:rsid w:val="004F4377"/>
    <w:rsid w:val="004F4629"/>
    <w:rsid w:val="004F693A"/>
    <w:rsid w:val="004F7F9C"/>
    <w:rsid w:val="00500509"/>
    <w:rsid w:val="00500D07"/>
    <w:rsid w:val="005011FE"/>
    <w:rsid w:val="0050142B"/>
    <w:rsid w:val="00501C10"/>
    <w:rsid w:val="0050262E"/>
    <w:rsid w:val="005036BB"/>
    <w:rsid w:val="00503F69"/>
    <w:rsid w:val="005074BB"/>
    <w:rsid w:val="00511F82"/>
    <w:rsid w:val="00512607"/>
    <w:rsid w:val="00512D2F"/>
    <w:rsid w:val="00514EBC"/>
    <w:rsid w:val="0051618C"/>
    <w:rsid w:val="00517E13"/>
    <w:rsid w:val="00520E98"/>
    <w:rsid w:val="00523086"/>
    <w:rsid w:val="0052317F"/>
    <w:rsid w:val="005250D8"/>
    <w:rsid w:val="00530C06"/>
    <w:rsid w:val="005315B0"/>
    <w:rsid w:val="0053229C"/>
    <w:rsid w:val="00532B93"/>
    <w:rsid w:val="005340DB"/>
    <w:rsid w:val="005358DE"/>
    <w:rsid w:val="005362FB"/>
    <w:rsid w:val="00536918"/>
    <w:rsid w:val="00536CA8"/>
    <w:rsid w:val="00536F3B"/>
    <w:rsid w:val="00541726"/>
    <w:rsid w:val="00543A5A"/>
    <w:rsid w:val="00543BD0"/>
    <w:rsid w:val="00547407"/>
    <w:rsid w:val="00555176"/>
    <w:rsid w:val="00555BD3"/>
    <w:rsid w:val="005561EA"/>
    <w:rsid w:val="005620B6"/>
    <w:rsid w:val="00564D68"/>
    <w:rsid w:val="005659D0"/>
    <w:rsid w:val="00566196"/>
    <w:rsid w:val="00571CD2"/>
    <w:rsid w:val="00571F88"/>
    <w:rsid w:val="005723FB"/>
    <w:rsid w:val="005736B5"/>
    <w:rsid w:val="005749EA"/>
    <w:rsid w:val="00575F18"/>
    <w:rsid w:val="00576686"/>
    <w:rsid w:val="005771FD"/>
    <w:rsid w:val="00580569"/>
    <w:rsid w:val="005823F9"/>
    <w:rsid w:val="00582AEC"/>
    <w:rsid w:val="005831A9"/>
    <w:rsid w:val="00583596"/>
    <w:rsid w:val="00583A39"/>
    <w:rsid w:val="005840DF"/>
    <w:rsid w:val="005864BC"/>
    <w:rsid w:val="0058699D"/>
    <w:rsid w:val="005870AC"/>
    <w:rsid w:val="005907E2"/>
    <w:rsid w:val="00590E40"/>
    <w:rsid w:val="0059161D"/>
    <w:rsid w:val="0059287E"/>
    <w:rsid w:val="005965C1"/>
    <w:rsid w:val="00596C8B"/>
    <w:rsid w:val="005A042D"/>
    <w:rsid w:val="005A0EDB"/>
    <w:rsid w:val="005A254D"/>
    <w:rsid w:val="005A3985"/>
    <w:rsid w:val="005A3D5A"/>
    <w:rsid w:val="005A4505"/>
    <w:rsid w:val="005A6A1C"/>
    <w:rsid w:val="005B26A8"/>
    <w:rsid w:val="005B32DC"/>
    <w:rsid w:val="005B35C4"/>
    <w:rsid w:val="005B3DCB"/>
    <w:rsid w:val="005B441C"/>
    <w:rsid w:val="005B4CB3"/>
    <w:rsid w:val="005B6E3F"/>
    <w:rsid w:val="005B7A2B"/>
    <w:rsid w:val="005B7E31"/>
    <w:rsid w:val="005C2678"/>
    <w:rsid w:val="005C2BBD"/>
    <w:rsid w:val="005C309F"/>
    <w:rsid w:val="005C32A5"/>
    <w:rsid w:val="005C3896"/>
    <w:rsid w:val="005C39DC"/>
    <w:rsid w:val="005C50E2"/>
    <w:rsid w:val="005C5293"/>
    <w:rsid w:val="005C5624"/>
    <w:rsid w:val="005C5DDE"/>
    <w:rsid w:val="005C62DA"/>
    <w:rsid w:val="005C64F3"/>
    <w:rsid w:val="005C7B6A"/>
    <w:rsid w:val="005D075F"/>
    <w:rsid w:val="005D09C0"/>
    <w:rsid w:val="005D0FC0"/>
    <w:rsid w:val="005D210F"/>
    <w:rsid w:val="005D2359"/>
    <w:rsid w:val="005D2414"/>
    <w:rsid w:val="005D24CE"/>
    <w:rsid w:val="005D2C88"/>
    <w:rsid w:val="005D2E40"/>
    <w:rsid w:val="005D40DD"/>
    <w:rsid w:val="005D4501"/>
    <w:rsid w:val="005D4AAB"/>
    <w:rsid w:val="005D5B64"/>
    <w:rsid w:val="005D6943"/>
    <w:rsid w:val="005D712B"/>
    <w:rsid w:val="005E0511"/>
    <w:rsid w:val="005E0C9C"/>
    <w:rsid w:val="005E20F2"/>
    <w:rsid w:val="005E21B4"/>
    <w:rsid w:val="005E28C5"/>
    <w:rsid w:val="005E478F"/>
    <w:rsid w:val="005E586B"/>
    <w:rsid w:val="005E5E69"/>
    <w:rsid w:val="005F0A16"/>
    <w:rsid w:val="005F19A5"/>
    <w:rsid w:val="005F2CA7"/>
    <w:rsid w:val="005F36D9"/>
    <w:rsid w:val="005F37DA"/>
    <w:rsid w:val="005F46A3"/>
    <w:rsid w:val="005F4871"/>
    <w:rsid w:val="005F534B"/>
    <w:rsid w:val="005F5676"/>
    <w:rsid w:val="005F76C1"/>
    <w:rsid w:val="005F7893"/>
    <w:rsid w:val="0060036E"/>
    <w:rsid w:val="006006E5"/>
    <w:rsid w:val="006015CD"/>
    <w:rsid w:val="00601C39"/>
    <w:rsid w:val="0060206E"/>
    <w:rsid w:val="0060218C"/>
    <w:rsid w:val="006024C6"/>
    <w:rsid w:val="006028DA"/>
    <w:rsid w:val="00603B45"/>
    <w:rsid w:val="006047E6"/>
    <w:rsid w:val="00606292"/>
    <w:rsid w:val="0060704D"/>
    <w:rsid w:val="00607CA8"/>
    <w:rsid w:val="00611B72"/>
    <w:rsid w:val="0061367B"/>
    <w:rsid w:val="00613B23"/>
    <w:rsid w:val="00613B5F"/>
    <w:rsid w:val="00614EFD"/>
    <w:rsid w:val="0061604C"/>
    <w:rsid w:val="0061650C"/>
    <w:rsid w:val="0061676E"/>
    <w:rsid w:val="00616848"/>
    <w:rsid w:val="006201AC"/>
    <w:rsid w:val="0062173C"/>
    <w:rsid w:val="00621F80"/>
    <w:rsid w:val="00624585"/>
    <w:rsid w:val="0062488C"/>
    <w:rsid w:val="006258A2"/>
    <w:rsid w:val="00626522"/>
    <w:rsid w:val="006268CA"/>
    <w:rsid w:val="006269FF"/>
    <w:rsid w:val="006270F6"/>
    <w:rsid w:val="00627574"/>
    <w:rsid w:val="006305F7"/>
    <w:rsid w:val="00630705"/>
    <w:rsid w:val="00630AB5"/>
    <w:rsid w:val="00630AEA"/>
    <w:rsid w:val="00630B26"/>
    <w:rsid w:val="00631E32"/>
    <w:rsid w:val="00632E77"/>
    <w:rsid w:val="0063431D"/>
    <w:rsid w:val="006349B9"/>
    <w:rsid w:val="006350DA"/>
    <w:rsid w:val="00635132"/>
    <w:rsid w:val="00635A0F"/>
    <w:rsid w:val="00636504"/>
    <w:rsid w:val="00636670"/>
    <w:rsid w:val="006368F3"/>
    <w:rsid w:val="006379B8"/>
    <w:rsid w:val="00641E98"/>
    <w:rsid w:val="00642106"/>
    <w:rsid w:val="00644716"/>
    <w:rsid w:val="00644B4D"/>
    <w:rsid w:val="00645CAD"/>
    <w:rsid w:val="00647590"/>
    <w:rsid w:val="006501A0"/>
    <w:rsid w:val="006507A7"/>
    <w:rsid w:val="00650D2C"/>
    <w:rsid w:val="00651057"/>
    <w:rsid w:val="00652E31"/>
    <w:rsid w:val="00655C86"/>
    <w:rsid w:val="00656E73"/>
    <w:rsid w:val="00657419"/>
    <w:rsid w:val="00657E4C"/>
    <w:rsid w:val="00657F8D"/>
    <w:rsid w:val="00661E2C"/>
    <w:rsid w:val="00662BF3"/>
    <w:rsid w:val="006631A1"/>
    <w:rsid w:val="006644F8"/>
    <w:rsid w:val="00671DCF"/>
    <w:rsid w:val="00671E0A"/>
    <w:rsid w:val="00673206"/>
    <w:rsid w:val="006746A7"/>
    <w:rsid w:val="006765DB"/>
    <w:rsid w:val="00676696"/>
    <w:rsid w:val="00681970"/>
    <w:rsid w:val="00683D56"/>
    <w:rsid w:val="006842DE"/>
    <w:rsid w:val="00684B40"/>
    <w:rsid w:val="0068701A"/>
    <w:rsid w:val="00687D42"/>
    <w:rsid w:val="00690AE3"/>
    <w:rsid w:val="00691A02"/>
    <w:rsid w:val="0069303B"/>
    <w:rsid w:val="00693EBB"/>
    <w:rsid w:val="00694489"/>
    <w:rsid w:val="00695139"/>
    <w:rsid w:val="00695BAF"/>
    <w:rsid w:val="00696DD9"/>
    <w:rsid w:val="006970F3"/>
    <w:rsid w:val="006A0A56"/>
    <w:rsid w:val="006A2151"/>
    <w:rsid w:val="006A2C53"/>
    <w:rsid w:val="006A3574"/>
    <w:rsid w:val="006A379C"/>
    <w:rsid w:val="006A4A40"/>
    <w:rsid w:val="006A4CBA"/>
    <w:rsid w:val="006A5119"/>
    <w:rsid w:val="006A5DA3"/>
    <w:rsid w:val="006A69D0"/>
    <w:rsid w:val="006A6A28"/>
    <w:rsid w:val="006B0EDD"/>
    <w:rsid w:val="006B1313"/>
    <w:rsid w:val="006B26CD"/>
    <w:rsid w:val="006B2E97"/>
    <w:rsid w:val="006B3360"/>
    <w:rsid w:val="006B358B"/>
    <w:rsid w:val="006B3755"/>
    <w:rsid w:val="006B3AE4"/>
    <w:rsid w:val="006B52BB"/>
    <w:rsid w:val="006B5A93"/>
    <w:rsid w:val="006B63D9"/>
    <w:rsid w:val="006B75DD"/>
    <w:rsid w:val="006C3370"/>
    <w:rsid w:val="006C3483"/>
    <w:rsid w:val="006C4166"/>
    <w:rsid w:val="006C46A2"/>
    <w:rsid w:val="006C5019"/>
    <w:rsid w:val="006C63F5"/>
    <w:rsid w:val="006C6DDE"/>
    <w:rsid w:val="006C74A9"/>
    <w:rsid w:val="006C76C5"/>
    <w:rsid w:val="006C7E65"/>
    <w:rsid w:val="006D13EF"/>
    <w:rsid w:val="006D31FC"/>
    <w:rsid w:val="006D3833"/>
    <w:rsid w:val="006D510F"/>
    <w:rsid w:val="006D53B2"/>
    <w:rsid w:val="006D6294"/>
    <w:rsid w:val="006D62AA"/>
    <w:rsid w:val="006E0AB6"/>
    <w:rsid w:val="006E1305"/>
    <w:rsid w:val="006E1B1F"/>
    <w:rsid w:val="006E2D22"/>
    <w:rsid w:val="006E346E"/>
    <w:rsid w:val="006E53E8"/>
    <w:rsid w:val="006E6951"/>
    <w:rsid w:val="006E780F"/>
    <w:rsid w:val="006F0615"/>
    <w:rsid w:val="006F0D43"/>
    <w:rsid w:val="006F143A"/>
    <w:rsid w:val="006F1907"/>
    <w:rsid w:val="006F195C"/>
    <w:rsid w:val="006F2D57"/>
    <w:rsid w:val="006F3343"/>
    <w:rsid w:val="006F3FAD"/>
    <w:rsid w:val="006F5435"/>
    <w:rsid w:val="006F6083"/>
    <w:rsid w:val="006F798B"/>
    <w:rsid w:val="00703AD3"/>
    <w:rsid w:val="007060BB"/>
    <w:rsid w:val="007074FD"/>
    <w:rsid w:val="00707C4A"/>
    <w:rsid w:val="007112A3"/>
    <w:rsid w:val="00711FCF"/>
    <w:rsid w:val="007124B6"/>
    <w:rsid w:val="00712FD6"/>
    <w:rsid w:val="00713FC9"/>
    <w:rsid w:val="00714945"/>
    <w:rsid w:val="0071681E"/>
    <w:rsid w:val="0072187A"/>
    <w:rsid w:val="007242C4"/>
    <w:rsid w:val="00725C1C"/>
    <w:rsid w:val="00726339"/>
    <w:rsid w:val="00726F0A"/>
    <w:rsid w:val="00730211"/>
    <w:rsid w:val="00731595"/>
    <w:rsid w:val="007322E4"/>
    <w:rsid w:val="007326DE"/>
    <w:rsid w:val="00732A91"/>
    <w:rsid w:val="00732BDF"/>
    <w:rsid w:val="007331DD"/>
    <w:rsid w:val="00734419"/>
    <w:rsid w:val="00742B5F"/>
    <w:rsid w:val="00744252"/>
    <w:rsid w:val="00744D83"/>
    <w:rsid w:val="007473A9"/>
    <w:rsid w:val="0075039D"/>
    <w:rsid w:val="007507C9"/>
    <w:rsid w:val="00750DE5"/>
    <w:rsid w:val="00751333"/>
    <w:rsid w:val="00753EF7"/>
    <w:rsid w:val="00754FEA"/>
    <w:rsid w:val="0076381B"/>
    <w:rsid w:val="007642E0"/>
    <w:rsid w:val="0076487C"/>
    <w:rsid w:val="00764A90"/>
    <w:rsid w:val="00766411"/>
    <w:rsid w:val="00766DC4"/>
    <w:rsid w:val="00767558"/>
    <w:rsid w:val="00767619"/>
    <w:rsid w:val="007707CA"/>
    <w:rsid w:val="00770850"/>
    <w:rsid w:val="007712A0"/>
    <w:rsid w:val="0077161F"/>
    <w:rsid w:val="0077310E"/>
    <w:rsid w:val="00773B74"/>
    <w:rsid w:val="00776C71"/>
    <w:rsid w:val="00776D5D"/>
    <w:rsid w:val="00777E1F"/>
    <w:rsid w:val="007809BE"/>
    <w:rsid w:val="00780C1A"/>
    <w:rsid w:val="007812FA"/>
    <w:rsid w:val="007823D4"/>
    <w:rsid w:val="00782A21"/>
    <w:rsid w:val="007843C6"/>
    <w:rsid w:val="00785EC7"/>
    <w:rsid w:val="007860AA"/>
    <w:rsid w:val="007861F8"/>
    <w:rsid w:val="007864E9"/>
    <w:rsid w:val="0079021B"/>
    <w:rsid w:val="00791AE6"/>
    <w:rsid w:val="00791DD8"/>
    <w:rsid w:val="00792C9D"/>
    <w:rsid w:val="00792E00"/>
    <w:rsid w:val="00793827"/>
    <w:rsid w:val="00794C34"/>
    <w:rsid w:val="00795EA1"/>
    <w:rsid w:val="00797D9A"/>
    <w:rsid w:val="007A274F"/>
    <w:rsid w:val="007A6091"/>
    <w:rsid w:val="007B0276"/>
    <w:rsid w:val="007B221D"/>
    <w:rsid w:val="007B2C28"/>
    <w:rsid w:val="007B2CE8"/>
    <w:rsid w:val="007B31E4"/>
    <w:rsid w:val="007B438C"/>
    <w:rsid w:val="007B5E7F"/>
    <w:rsid w:val="007B60C9"/>
    <w:rsid w:val="007B6268"/>
    <w:rsid w:val="007B7954"/>
    <w:rsid w:val="007C0065"/>
    <w:rsid w:val="007C2C2D"/>
    <w:rsid w:val="007C419E"/>
    <w:rsid w:val="007C7576"/>
    <w:rsid w:val="007C7822"/>
    <w:rsid w:val="007C7B3F"/>
    <w:rsid w:val="007D1378"/>
    <w:rsid w:val="007D289D"/>
    <w:rsid w:val="007D385D"/>
    <w:rsid w:val="007D3B76"/>
    <w:rsid w:val="007D5BBA"/>
    <w:rsid w:val="007D644D"/>
    <w:rsid w:val="007D738B"/>
    <w:rsid w:val="007E05E7"/>
    <w:rsid w:val="007E2020"/>
    <w:rsid w:val="007E438D"/>
    <w:rsid w:val="007E559E"/>
    <w:rsid w:val="007E5AFB"/>
    <w:rsid w:val="007F009C"/>
    <w:rsid w:val="007F1233"/>
    <w:rsid w:val="007F2144"/>
    <w:rsid w:val="007F2F1F"/>
    <w:rsid w:val="007F3227"/>
    <w:rsid w:val="007F42C3"/>
    <w:rsid w:val="007F692A"/>
    <w:rsid w:val="007F7719"/>
    <w:rsid w:val="008012C1"/>
    <w:rsid w:val="00801F19"/>
    <w:rsid w:val="008022A0"/>
    <w:rsid w:val="00804C0B"/>
    <w:rsid w:val="00806DAC"/>
    <w:rsid w:val="008100FF"/>
    <w:rsid w:val="00810482"/>
    <w:rsid w:val="00810D10"/>
    <w:rsid w:val="008128F4"/>
    <w:rsid w:val="00813642"/>
    <w:rsid w:val="008139B7"/>
    <w:rsid w:val="00813AC8"/>
    <w:rsid w:val="00813BAA"/>
    <w:rsid w:val="00814063"/>
    <w:rsid w:val="008143DC"/>
    <w:rsid w:val="00814F26"/>
    <w:rsid w:val="0081526B"/>
    <w:rsid w:val="00815C9A"/>
    <w:rsid w:val="008163BD"/>
    <w:rsid w:val="00820D9F"/>
    <w:rsid w:val="00820E46"/>
    <w:rsid w:val="0082201A"/>
    <w:rsid w:val="00822454"/>
    <w:rsid w:val="00825DFB"/>
    <w:rsid w:val="0082688E"/>
    <w:rsid w:val="00830D31"/>
    <w:rsid w:val="00831F33"/>
    <w:rsid w:val="0083380C"/>
    <w:rsid w:val="0083385B"/>
    <w:rsid w:val="0083426B"/>
    <w:rsid w:val="008352E4"/>
    <w:rsid w:val="008360D7"/>
    <w:rsid w:val="00841237"/>
    <w:rsid w:val="00841351"/>
    <w:rsid w:val="008424B1"/>
    <w:rsid w:val="008424BF"/>
    <w:rsid w:val="00842AB6"/>
    <w:rsid w:val="0084312C"/>
    <w:rsid w:val="00843966"/>
    <w:rsid w:val="00843B32"/>
    <w:rsid w:val="00845519"/>
    <w:rsid w:val="008459E3"/>
    <w:rsid w:val="00845E04"/>
    <w:rsid w:val="00847FD9"/>
    <w:rsid w:val="00850CD6"/>
    <w:rsid w:val="008530DF"/>
    <w:rsid w:val="0085540F"/>
    <w:rsid w:val="00856FD8"/>
    <w:rsid w:val="00860507"/>
    <w:rsid w:val="00861CFD"/>
    <w:rsid w:val="00862F20"/>
    <w:rsid w:val="00864B06"/>
    <w:rsid w:val="00865E6B"/>
    <w:rsid w:val="00866BFE"/>
    <w:rsid w:val="008702AA"/>
    <w:rsid w:val="0087418D"/>
    <w:rsid w:val="00874EB2"/>
    <w:rsid w:val="00875259"/>
    <w:rsid w:val="00876F11"/>
    <w:rsid w:val="00877723"/>
    <w:rsid w:val="00880420"/>
    <w:rsid w:val="008804B9"/>
    <w:rsid w:val="00881AE2"/>
    <w:rsid w:val="00882C60"/>
    <w:rsid w:val="00882F53"/>
    <w:rsid w:val="008863E8"/>
    <w:rsid w:val="00886D2E"/>
    <w:rsid w:val="00887F3F"/>
    <w:rsid w:val="008911EF"/>
    <w:rsid w:val="00891E8F"/>
    <w:rsid w:val="0089356F"/>
    <w:rsid w:val="008944B4"/>
    <w:rsid w:val="00894C7E"/>
    <w:rsid w:val="008950B9"/>
    <w:rsid w:val="00897944"/>
    <w:rsid w:val="00897D1D"/>
    <w:rsid w:val="008A044A"/>
    <w:rsid w:val="008A336C"/>
    <w:rsid w:val="008A4E71"/>
    <w:rsid w:val="008A5E84"/>
    <w:rsid w:val="008A7404"/>
    <w:rsid w:val="008A7B9C"/>
    <w:rsid w:val="008B0F1F"/>
    <w:rsid w:val="008B187B"/>
    <w:rsid w:val="008B1ABB"/>
    <w:rsid w:val="008B23E6"/>
    <w:rsid w:val="008B38EF"/>
    <w:rsid w:val="008B3F02"/>
    <w:rsid w:val="008B4F75"/>
    <w:rsid w:val="008B55A8"/>
    <w:rsid w:val="008B6DEC"/>
    <w:rsid w:val="008B772E"/>
    <w:rsid w:val="008C3ED7"/>
    <w:rsid w:val="008C5001"/>
    <w:rsid w:val="008C58EF"/>
    <w:rsid w:val="008C6011"/>
    <w:rsid w:val="008C6941"/>
    <w:rsid w:val="008C7281"/>
    <w:rsid w:val="008D04F1"/>
    <w:rsid w:val="008D23BA"/>
    <w:rsid w:val="008D3805"/>
    <w:rsid w:val="008D46BE"/>
    <w:rsid w:val="008D5058"/>
    <w:rsid w:val="008D56B1"/>
    <w:rsid w:val="008D5854"/>
    <w:rsid w:val="008D7089"/>
    <w:rsid w:val="008D72B1"/>
    <w:rsid w:val="008D74A7"/>
    <w:rsid w:val="008D7B03"/>
    <w:rsid w:val="008E058D"/>
    <w:rsid w:val="008E07C1"/>
    <w:rsid w:val="008E0962"/>
    <w:rsid w:val="008E1096"/>
    <w:rsid w:val="008E2A1A"/>
    <w:rsid w:val="008E34A8"/>
    <w:rsid w:val="008E3DF5"/>
    <w:rsid w:val="008E4AB2"/>
    <w:rsid w:val="008E4F70"/>
    <w:rsid w:val="008E5324"/>
    <w:rsid w:val="008F0AA9"/>
    <w:rsid w:val="008F3E56"/>
    <w:rsid w:val="008F5028"/>
    <w:rsid w:val="008F58E3"/>
    <w:rsid w:val="0090266B"/>
    <w:rsid w:val="00903817"/>
    <w:rsid w:val="00903D57"/>
    <w:rsid w:val="00906B3D"/>
    <w:rsid w:val="0091064A"/>
    <w:rsid w:val="009106FA"/>
    <w:rsid w:val="0091360A"/>
    <w:rsid w:val="00914B19"/>
    <w:rsid w:val="00916240"/>
    <w:rsid w:val="0091703B"/>
    <w:rsid w:val="00917E70"/>
    <w:rsid w:val="00917FD0"/>
    <w:rsid w:val="00920565"/>
    <w:rsid w:val="00920B1A"/>
    <w:rsid w:val="00920E7B"/>
    <w:rsid w:val="009221A8"/>
    <w:rsid w:val="00922794"/>
    <w:rsid w:val="009228C1"/>
    <w:rsid w:val="00922A8A"/>
    <w:rsid w:val="00923F9E"/>
    <w:rsid w:val="00924037"/>
    <w:rsid w:val="0092478F"/>
    <w:rsid w:val="00925698"/>
    <w:rsid w:val="00925ACD"/>
    <w:rsid w:val="00925CBA"/>
    <w:rsid w:val="0092746D"/>
    <w:rsid w:val="009311DF"/>
    <w:rsid w:val="00931B94"/>
    <w:rsid w:val="009324DA"/>
    <w:rsid w:val="009336CF"/>
    <w:rsid w:val="00934734"/>
    <w:rsid w:val="00937797"/>
    <w:rsid w:val="009406C4"/>
    <w:rsid w:val="00941793"/>
    <w:rsid w:val="00941C8E"/>
    <w:rsid w:val="00942903"/>
    <w:rsid w:val="00943135"/>
    <w:rsid w:val="0094359A"/>
    <w:rsid w:val="00943C1C"/>
    <w:rsid w:val="0094432F"/>
    <w:rsid w:val="00944381"/>
    <w:rsid w:val="00945689"/>
    <w:rsid w:val="0094572B"/>
    <w:rsid w:val="00947315"/>
    <w:rsid w:val="00947AEF"/>
    <w:rsid w:val="00950406"/>
    <w:rsid w:val="0095398B"/>
    <w:rsid w:val="009539B2"/>
    <w:rsid w:val="00955A30"/>
    <w:rsid w:val="009565F0"/>
    <w:rsid w:val="00956A40"/>
    <w:rsid w:val="00956C86"/>
    <w:rsid w:val="009578CC"/>
    <w:rsid w:val="00957BF1"/>
    <w:rsid w:val="00960860"/>
    <w:rsid w:val="00962F5C"/>
    <w:rsid w:val="00963F85"/>
    <w:rsid w:val="0096452A"/>
    <w:rsid w:val="0096695C"/>
    <w:rsid w:val="009670EC"/>
    <w:rsid w:val="00967401"/>
    <w:rsid w:val="0097074C"/>
    <w:rsid w:val="0097191E"/>
    <w:rsid w:val="00971CAA"/>
    <w:rsid w:val="00972750"/>
    <w:rsid w:val="0097333A"/>
    <w:rsid w:val="00973B47"/>
    <w:rsid w:val="00974286"/>
    <w:rsid w:val="00974544"/>
    <w:rsid w:val="0097506E"/>
    <w:rsid w:val="00976207"/>
    <w:rsid w:val="009767C9"/>
    <w:rsid w:val="009767E1"/>
    <w:rsid w:val="00976850"/>
    <w:rsid w:val="009770EF"/>
    <w:rsid w:val="00980D2E"/>
    <w:rsid w:val="00980EFC"/>
    <w:rsid w:val="00980F0C"/>
    <w:rsid w:val="00981B57"/>
    <w:rsid w:val="00982CB8"/>
    <w:rsid w:val="00982EC7"/>
    <w:rsid w:val="009843A6"/>
    <w:rsid w:val="009849D2"/>
    <w:rsid w:val="009851B5"/>
    <w:rsid w:val="00986367"/>
    <w:rsid w:val="00986AD4"/>
    <w:rsid w:val="009877B1"/>
    <w:rsid w:val="009909C5"/>
    <w:rsid w:val="00991554"/>
    <w:rsid w:val="00992560"/>
    <w:rsid w:val="00992B82"/>
    <w:rsid w:val="00992C23"/>
    <w:rsid w:val="00995881"/>
    <w:rsid w:val="009976D7"/>
    <w:rsid w:val="009A0558"/>
    <w:rsid w:val="009A1262"/>
    <w:rsid w:val="009A27CD"/>
    <w:rsid w:val="009A521B"/>
    <w:rsid w:val="009A69A3"/>
    <w:rsid w:val="009B26C8"/>
    <w:rsid w:val="009B46FB"/>
    <w:rsid w:val="009B4F69"/>
    <w:rsid w:val="009B5FBA"/>
    <w:rsid w:val="009B6FE6"/>
    <w:rsid w:val="009B7271"/>
    <w:rsid w:val="009B7DE7"/>
    <w:rsid w:val="009C019D"/>
    <w:rsid w:val="009C048E"/>
    <w:rsid w:val="009C1690"/>
    <w:rsid w:val="009C5055"/>
    <w:rsid w:val="009C541F"/>
    <w:rsid w:val="009C5BE2"/>
    <w:rsid w:val="009C67CF"/>
    <w:rsid w:val="009D046A"/>
    <w:rsid w:val="009D0E06"/>
    <w:rsid w:val="009D42CD"/>
    <w:rsid w:val="009D56BA"/>
    <w:rsid w:val="009D6A9C"/>
    <w:rsid w:val="009D76BD"/>
    <w:rsid w:val="009E292F"/>
    <w:rsid w:val="009E3882"/>
    <w:rsid w:val="009E4BBF"/>
    <w:rsid w:val="009E4C5F"/>
    <w:rsid w:val="009E59B7"/>
    <w:rsid w:val="009E62DB"/>
    <w:rsid w:val="009E7B8C"/>
    <w:rsid w:val="009E7D1B"/>
    <w:rsid w:val="009F0968"/>
    <w:rsid w:val="009F306E"/>
    <w:rsid w:val="009F3251"/>
    <w:rsid w:val="009F3658"/>
    <w:rsid w:val="009F44A3"/>
    <w:rsid w:val="009F4AE3"/>
    <w:rsid w:val="009F4C69"/>
    <w:rsid w:val="009F68E3"/>
    <w:rsid w:val="009F6BE7"/>
    <w:rsid w:val="00A0082C"/>
    <w:rsid w:val="00A01297"/>
    <w:rsid w:val="00A0329E"/>
    <w:rsid w:val="00A04009"/>
    <w:rsid w:val="00A04879"/>
    <w:rsid w:val="00A064D9"/>
    <w:rsid w:val="00A07935"/>
    <w:rsid w:val="00A07E36"/>
    <w:rsid w:val="00A10718"/>
    <w:rsid w:val="00A11716"/>
    <w:rsid w:val="00A147E4"/>
    <w:rsid w:val="00A14A78"/>
    <w:rsid w:val="00A14FCB"/>
    <w:rsid w:val="00A150C7"/>
    <w:rsid w:val="00A15555"/>
    <w:rsid w:val="00A15E14"/>
    <w:rsid w:val="00A16D7D"/>
    <w:rsid w:val="00A16F32"/>
    <w:rsid w:val="00A20590"/>
    <w:rsid w:val="00A20AE4"/>
    <w:rsid w:val="00A21001"/>
    <w:rsid w:val="00A2164B"/>
    <w:rsid w:val="00A21AA2"/>
    <w:rsid w:val="00A22F75"/>
    <w:rsid w:val="00A237BD"/>
    <w:rsid w:val="00A2387A"/>
    <w:rsid w:val="00A250F4"/>
    <w:rsid w:val="00A2512F"/>
    <w:rsid w:val="00A266A1"/>
    <w:rsid w:val="00A26A8E"/>
    <w:rsid w:val="00A26E05"/>
    <w:rsid w:val="00A27506"/>
    <w:rsid w:val="00A27CF4"/>
    <w:rsid w:val="00A300AE"/>
    <w:rsid w:val="00A31A9F"/>
    <w:rsid w:val="00A33B18"/>
    <w:rsid w:val="00A33C7A"/>
    <w:rsid w:val="00A36480"/>
    <w:rsid w:val="00A3732F"/>
    <w:rsid w:val="00A3772E"/>
    <w:rsid w:val="00A406EB"/>
    <w:rsid w:val="00A4178B"/>
    <w:rsid w:val="00A42479"/>
    <w:rsid w:val="00A4459D"/>
    <w:rsid w:val="00A44A9D"/>
    <w:rsid w:val="00A4624D"/>
    <w:rsid w:val="00A463F8"/>
    <w:rsid w:val="00A4763A"/>
    <w:rsid w:val="00A51567"/>
    <w:rsid w:val="00A516D6"/>
    <w:rsid w:val="00A523E5"/>
    <w:rsid w:val="00A53F4A"/>
    <w:rsid w:val="00A55320"/>
    <w:rsid w:val="00A55A6E"/>
    <w:rsid w:val="00A562CA"/>
    <w:rsid w:val="00A563F2"/>
    <w:rsid w:val="00A568ED"/>
    <w:rsid w:val="00A57916"/>
    <w:rsid w:val="00A6017F"/>
    <w:rsid w:val="00A6079B"/>
    <w:rsid w:val="00A60ECA"/>
    <w:rsid w:val="00A62A82"/>
    <w:rsid w:val="00A633A2"/>
    <w:rsid w:val="00A64B6B"/>
    <w:rsid w:val="00A660C1"/>
    <w:rsid w:val="00A66194"/>
    <w:rsid w:val="00A71DB8"/>
    <w:rsid w:val="00A72045"/>
    <w:rsid w:val="00A721F4"/>
    <w:rsid w:val="00A72DAE"/>
    <w:rsid w:val="00A80010"/>
    <w:rsid w:val="00A801EE"/>
    <w:rsid w:val="00A83B46"/>
    <w:rsid w:val="00A83BBC"/>
    <w:rsid w:val="00A84261"/>
    <w:rsid w:val="00A85C33"/>
    <w:rsid w:val="00A866A4"/>
    <w:rsid w:val="00A8683A"/>
    <w:rsid w:val="00A90E5E"/>
    <w:rsid w:val="00A91351"/>
    <w:rsid w:val="00A91882"/>
    <w:rsid w:val="00A91DC0"/>
    <w:rsid w:val="00A9281A"/>
    <w:rsid w:val="00A9291E"/>
    <w:rsid w:val="00A939A5"/>
    <w:rsid w:val="00A93F5C"/>
    <w:rsid w:val="00A968A3"/>
    <w:rsid w:val="00A97C6F"/>
    <w:rsid w:val="00AA167F"/>
    <w:rsid w:val="00AA1C52"/>
    <w:rsid w:val="00AA3435"/>
    <w:rsid w:val="00AA3C4B"/>
    <w:rsid w:val="00AA4BE4"/>
    <w:rsid w:val="00AA6130"/>
    <w:rsid w:val="00AA68A4"/>
    <w:rsid w:val="00AA6C4A"/>
    <w:rsid w:val="00AA73AC"/>
    <w:rsid w:val="00AB08A9"/>
    <w:rsid w:val="00AB0B96"/>
    <w:rsid w:val="00AB0CF6"/>
    <w:rsid w:val="00AB1194"/>
    <w:rsid w:val="00AB1D19"/>
    <w:rsid w:val="00AB2EBA"/>
    <w:rsid w:val="00AB5BBC"/>
    <w:rsid w:val="00AB692B"/>
    <w:rsid w:val="00AB6B6C"/>
    <w:rsid w:val="00AC0818"/>
    <w:rsid w:val="00AC37DA"/>
    <w:rsid w:val="00AC3BF5"/>
    <w:rsid w:val="00AC4D8B"/>
    <w:rsid w:val="00AC4FA7"/>
    <w:rsid w:val="00AC53D8"/>
    <w:rsid w:val="00AC599C"/>
    <w:rsid w:val="00AC7A65"/>
    <w:rsid w:val="00AC7CC1"/>
    <w:rsid w:val="00AD1185"/>
    <w:rsid w:val="00AD2F72"/>
    <w:rsid w:val="00AD53F7"/>
    <w:rsid w:val="00AD5EF4"/>
    <w:rsid w:val="00AD5F10"/>
    <w:rsid w:val="00AD5FF4"/>
    <w:rsid w:val="00AD699F"/>
    <w:rsid w:val="00AD7A54"/>
    <w:rsid w:val="00AD7CAF"/>
    <w:rsid w:val="00AE133D"/>
    <w:rsid w:val="00AE1E6D"/>
    <w:rsid w:val="00AE2798"/>
    <w:rsid w:val="00AE495D"/>
    <w:rsid w:val="00AE4BBA"/>
    <w:rsid w:val="00AE5AE3"/>
    <w:rsid w:val="00AE6987"/>
    <w:rsid w:val="00AF0ACC"/>
    <w:rsid w:val="00AF2E59"/>
    <w:rsid w:val="00AF3071"/>
    <w:rsid w:val="00AF34A3"/>
    <w:rsid w:val="00AF3B3B"/>
    <w:rsid w:val="00AF4640"/>
    <w:rsid w:val="00AF543A"/>
    <w:rsid w:val="00AF6145"/>
    <w:rsid w:val="00AF63F1"/>
    <w:rsid w:val="00AF6B6C"/>
    <w:rsid w:val="00B013A7"/>
    <w:rsid w:val="00B017E4"/>
    <w:rsid w:val="00B01B48"/>
    <w:rsid w:val="00B0285A"/>
    <w:rsid w:val="00B02DEF"/>
    <w:rsid w:val="00B03D84"/>
    <w:rsid w:val="00B05BA5"/>
    <w:rsid w:val="00B062BB"/>
    <w:rsid w:val="00B078AE"/>
    <w:rsid w:val="00B07C84"/>
    <w:rsid w:val="00B10A91"/>
    <w:rsid w:val="00B11CC7"/>
    <w:rsid w:val="00B1220C"/>
    <w:rsid w:val="00B16547"/>
    <w:rsid w:val="00B17C1A"/>
    <w:rsid w:val="00B20BED"/>
    <w:rsid w:val="00B20F0B"/>
    <w:rsid w:val="00B21169"/>
    <w:rsid w:val="00B2118D"/>
    <w:rsid w:val="00B22129"/>
    <w:rsid w:val="00B24D76"/>
    <w:rsid w:val="00B27027"/>
    <w:rsid w:val="00B3427B"/>
    <w:rsid w:val="00B3507C"/>
    <w:rsid w:val="00B3784A"/>
    <w:rsid w:val="00B41E8F"/>
    <w:rsid w:val="00B431E3"/>
    <w:rsid w:val="00B46408"/>
    <w:rsid w:val="00B50B1A"/>
    <w:rsid w:val="00B51606"/>
    <w:rsid w:val="00B52163"/>
    <w:rsid w:val="00B52578"/>
    <w:rsid w:val="00B5566C"/>
    <w:rsid w:val="00B55B42"/>
    <w:rsid w:val="00B56765"/>
    <w:rsid w:val="00B56E76"/>
    <w:rsid w:val="00B60A36"/>
    <w:rsid w:val="00B616AF"/>
    <w:rsid w:val="00B61F4E"/>
    <w:rsid w:val="00B641A9"/>
    <w:rsid w:val="00B6437E"/>
    <w:rsid w:val="00B64EF8"/>
    <w:rsid w:val="00B67272"/>
    <w:rsid w:val="00B67DA9"/>
    <w:rsid w:val="00B71A2B"/>
    <w:rsid w:val="00B72185"/>
    <w:rsid w:val="00B727A6"/>
    <w:rsid w:val="00B74A3A"/>
    <w:rsid w:val="00B80C2A"/>
    <w:rsid w:val="00B81714"/>
    <w:rsid w:val="00B82C77"/>
    <w:rsid w:val="00B85026"/>
    <w:rsid w:val="00B8584D"/>
    <w:rsid w:val="00B8632D"/>
    <w:rsid w:val="00B87CD7"/>
    <w:rsid w:val="00B90B4C"/>
    <w:rsid w:val="00B91175"/>
    <w:rsid w:val="00B914DC"/>
    <w:rsid w:val="00B928F8"/>
    <w:rsid w:val="00B96832"/>
    <w:rsid w:val="00B96AC6"/>
    <w:rsid w:val="00BA003B"/>
    <w:rsid w:val="00BA0C70"/>
    <w:rsid w:val="00BA2514"/>
    <w:rsid w:val="00BA2B3F"/>
    <w:rsid w:val="00BA2B7F"/>
    <w:rsid w:val="00BA36B2"/>
    <w:rsid w:val="00BA3F96"/>
    <w:rsid w:val="00BA41D3"/>
    <w:rsid w:val="00BA50BE"/>
    <w:rsid w:val="00BA52F7"/>
    <w:rsid w:val="00BB0A8F"/>
    <w:rsid w:val="00BB153D"/>
    <w:rsid w:val="00BB542B"/>
    <w:rsid w:val="00BB5547"/>
    <w:rsid w:val="00BB6FBE"/>
    <w:rsid w:val="00BC1BE7"/>
    <w:rsid w:val="00BC1CC2"/>
    <w:rsid w:val="00BC579C"/>
    <w:rsid w:val="00BD0759"/>
    <w:rsid w:val="00BD2582"/>
    <w:rsid w:val="00BD3E2E"/>
    <w:rsid w:val="00BD543B"/>
    <w:rsid w:val="00BD5987"/>
    <w:rsid w:val="00BD5FD4"/>
    <w:rsid w:val="00BD736C"/>
    <w:rsid w:val="00BD7B13"/>
    <w:rsid w:val="00BE0EC8"/>
    <w:rsid w:val="00BE346B"/>
    <w:rsid w:val="00BE35FD"/>
    <w:rsid w:val="00BE3950"/>
    <w:rsid w:val="00BE4FD5"/>
    <w:rsid w:val="00BE5671"/>
    <w:rsid w:val="00BF03BB"/>
    <w:rsid w:val="00BF0525"/>
    <w:rsid w:val="00BF0F81"/>
    <w:rsid w:val="00BF14D2"/>
    <w:rsid w:val="00BF1864"/>
    <w:rsid w:val="00BF260E"/>
    <w:rsid w:val="00BF3024"/>
    <w:rsid w:val="00BF4FB1"/>
    <w:rsid w:val="00BF5DFD"/>
    <w:rsid w:val="00BF6B8D"/>
    <w:rsid w:val="00BF6DD2"/>
    <w:rsid w:val="00BF75E8"/>
    <w:rsid w:val="00C01D9F"/>
    <w:rsid w:val="00C0254A"/>
    <w:rsid w:val="00C02E2B"/>
    <w:rsid w:val="00C0469C"/>
    <w:rsid w:val="00C04B0B"/>
    <w:rsid w:val="00C068EE"/>
    <w:rsid w:val="00C07CA1"/>
    <w:rsid w:val="00C118B0"/>
    <w:rsid w:val="00C13D7D"/>
    <w:rsid w:val="00C141D3"/>
    <w:rsid w:val="00C14510"/>
    <w:rsid w:val="00C14B6E"/>
    <w:rsid w:val="00C14EF1"/>
    <w:rsid w:val="00C1528D"/>
    <w:rsid w:val="00C15BF3"/>
    <w:rsid w:val="00C16804"/>
    <w:rsid w:val="00C16AC8"/>
    <w:rsid w:val="00C20FBE"/>
    <w:rsid w:val="00C21715"/>
    <w:rsid w:val="00C21FC2"/>
    <w:rsid w:val="00C22A3F"/>
    <w:rsid w:val="00C2478E"/>
    <w:rsid w:val="00C269D1"/>
    <w:rsid w:val="00C26D35"/>
    <w:rsid w:val="00C30C49"/>
    <w:rsid w:val="00C30C7C"/>
    <w:rsid w:val="00C30F62"/>
    <w:rsid w:val="00C324F0"/>
    <w:rsid w:val="00C32713"/>
    <w:rsid w:val="00C32CB2"/>
    <w:rsid w:val="00C35166"/>
    <w:rsid w:val="00C36D36"/>
    <w:rsid w:val="00C372D1"/>
    <w:rsid w:val="00C41D3F"/>
    <w:rsid w:val="00C42369"/>
    <w:rsid w:val="00C443FC"/>
    <w:rsid w:val="00C5053D"/>
    <w:rsid w:val="00C5134F"/>
    <w:rsid w:val="00C521DC"/>
    <w:rsid w:val="00C52B96"/>
    <w:rsid w:val="00C54FCB"/>
    <w:rsid w:val="00C55564"/>
    <w:rsid w:val="00C6054B"/>
    <w:rsid w:val="00C60C28"/>
    <w:rsid w:val="00C616A5"/>
    <w:rsid w:val="00C629A5"/>
    <w:rsid w:val="00C632A7"/>
    <w:rsid w:val="00C635BB"/>
    <w:rsid w:val="00C654A3"/>
    <w:rsid w:val="00C6718B"/>
    <w:rsid w:val="00C67372"/>
    <w:rsid w:val="00C70180"/>
    <w:rsid w:val="00C71718"/>
    <w:rsid w:val="00C72210"/>
    <w:rsid w:val="00C72560"/>
    <w:rsid w:val="00C72B34"/>
    <w:rsid w:val="00C74F27"/>
    <w:rsid w:val="00C75656"/>
    <w:rsid w:val="00C75A13"/>
    <w:rsid w:val="00C75A49"/>
    <w:rsid w:val="00C7642D"/>
    <w:rsid w:val="00C77298"/>
    <w:rsid w:val="00C77ECF"/>
    <w:rsid w:val="00C818A9"/>
    <w:rsid w:val="00C820CD"/>
    <w:rsid w:val="00C8275D"/>
    <w:rsid w:val="00C82B07"/>
    <w:rsid w:val="00C850DD"/>
    <w:rsid w:val="00C858E8"/>
    <w:rsid w:val="00C872C9"/>
    <w:rsid w:val="00C87E0D"/>
    <w:rsid w:val="00C9043D"/>
    <w:rsid w:val="00C92A4F"/>
    <w:rsid w:val="00C92C62"/>
    <w:rsid w:val="00C9307E"/>
    <w:rsid w:val="00C94918"/>
    <w:rsid w:val="00C94B2F"/>
    <w:rsid w:val="00C94C9B"/>
    <w:rsid w:val="00C94E5B"/>
    <w:rsid w:val="00C952C3"/>
    <w:rsid w:val="00C96116"/>
    <w:rsid w:val="00C97625"/>
    <w:rsid w:val="00CA078A"/>
    <w:rsid w:val="00CA0E98"/>
    <w:rsid w:val="00CA3111"/>
    <w:rsid w:val="00CA52C6"/>
    <w:rsid w:val="00CA5C9A"/>
    <w:rsid w:val="00CA6315"/>
    <w:rsid w:val="00CA6748"/>
    <w:rsid w:val="00CB0E8D"/>
    <w:rsid w:val="00CB1572"/>
    <w:rsid w:val="00CB2F1C"/>
    <w:rsid w:val="00CB3620"/>
    <w:rsid w:val="00CB4525"/>
    <w:rsid w:val="00CB5861"/>
    <w:rsid w:val="00CB6D0D"/>
    <w:rsid w:val="00CC01F4"/>
    <w:rsid w:val="00CC083F"/>
    <w:rsid w:val="00CC0ADC"/>
    <w:rsid w:val="00CC0D1B"/>
    <w:rsid w:val="00CC1C2E"/>
    <w:rsid w:val="00CC26FC"/>
    <w:rsid w:val="00CC3871"/>
    <w:rsid w:val="00CC4508"/>
    <w:rsid w:val="00CC76BB"/>
    <w:rsid w:val="00CC7F63"/>
    <w:rsid w:val="00CD0699"/>
    <w:rsid w:val="00CD2D23"/>
    <w:rsid w:val="00CD3551"/>
    <w:rsid w:val="00CD3A21"/>
    <w:rsid w:val="00CD5067"/>
    <w:rsid w:val="00CD5ACB"/>
    <w:rsid w:val="00CD5EFF"/>
    <w:rsid w:val="00CD7C60"/>
    <w:rsid w:val="00CE01F2"/>
    <w:rsid w:val="00CE09D6"/>
    <w:rsid w:val="00CE0D5A"/>
    <w:rsid w:val="00CE20DD"/>
    <w:rsid w:val="00CE2161"/>
    <w:rsid w:val="00CE273D"/>
    <w:rsid w:val="00CE2E48"/>
    <w:rsid w:val="00CE38E9"/>
    <w:rsid w:val="00CE4CCD"/>
    <w:rsid w:val="00CE5A33"/>
    <w:rsid w:val="00CE5BF1"/>
    <w:rsid w:val="00CE685E"/>
    <w:rsid w:val="00CE6D57"/>
    <w:rsid w:val="00CE6FA1"/>
    <w:rsid w:val="00CE71FA"/>
    <w:rsid w:val="00CE73B9"/>
    <w:rsid w:val="00CE77BC"/>
    <w:rsid w:val="00CE7DDB"/>
    <w:rsid w:val="00CF3522"/>
    <w:rsid w:val="00CF4459"/>
    <w:rsid w:val="00CF4A68"/>
    <w:rsid w:val="00CF6698"/>
    <w:rsid w:val="00CF6923"/>
    <w:rsid w:val="00CF7228"/>
    <w:rsid w:val="00CF79C5"/>
    <w:rsid w:val="00D00965"/>
    <w:rsid w:val="00D02033"/>
    <w:rsid w:val="00D02213"/>
    <w:rsid w:val="00D06533"/>
    <w:rsid w:val="00D0796F"/>
    <w:rsid w:val="00D11873"/>
    <w:rsid w:val="00D11C04"/>
    <w:rsid w:val="00D12425"/>
    <w:rsid w:val="00D125E5"/>
    <w:rsid w:val="00D13ACE"/>
    <w:rsid w:val="00D14B66"/>
    <w:rsid w:val="00D14FE3"/>
    <w:rsid w:val="00D16BE0"/>
    <w:rsid w:val="00D20071"/>
    <w:rsid w:val="00D207C0"/>
    <w:rsid w:val="00D212CF"/>
    <w:rsid w:val="00D22F1B"/>
    <w:rsid w:val="00D24512"/>
    <w:rsid w:val="00D271FF"/>
    <w:rsid w:val="00D30346"/>
    <w:rsid w:val="00D331C2"/>
    <w:rsid w:val="00D336DB"/>
    <w:rsid w:val="00D3438D"/>
    <w:rsid w:val="00D35490"/>
    <w:rsid w:val="00D36321"/>
    <w:rsid w:val="00D36F77"/>
    <w:rsid w:val="00D37BAB"/>
    <w:rsid w:val="00D40157"/>
    <w:rsid w:val="00D44E71"/>
    <w:rsid w:val="00D456BA"/>
    <w:rsid w:val="00D460DE"/>
    <w:rsid w:val="00D464EA"/>
    <w:rsid w:val="00D512FC"/>
    <w:rsid w:val="00D518C8"/>
    <w:rsid w:val="00D51982"/>
    <w:rsid w:val="00D5282F"/>
    <w:rsid w:val="00D53AB7"/>
    <w:rsid w:val="00D54DE7"/>
    <w:rsid w:val="00D54ED3"/>
    <w:rsid w:val="00D55890"/>
    <w:rsid w:val="00D5759C"/>
    <w:rsid w:val="00D6104F"/>
    <w:rsid w:val="00D61A71"/>
    <w:rsid w:val="00D61CBA"/>
    <w:rsid w:val="00D632DB"/>
    <w:rsid w:val="00D63ACB"/>
    <w:rsid w:val="00D63B9C"/>
    <w:rsid w:val="00D65D2B"/>
    <w:rsid w:val="00D676A6"/>
    <w:rsid w:val="00D67AA9"/>
    <w:rsid w:val="00D70EAC"/>
    <w:rsid w:val="00D72864"/>
    <w:rsid w:val="00D735BB"/>
    <w:rsid w:val="00D74B4B"/>
    <w:rsid w:val="00D753AD"/>
    <w:rsid w:val="00D76AEE"/>
    <w:rsid w:val="00D76EE0"/>
    <w:rsid w:val="00D77A43"/>
    <w:rsid w:val="00D803C0"/>
    <w:rsid w:val="00D81070"/>
    <w:rsid w:val="00D81E7E"/>
    <w:rsid w:val="00D82BB8"/>
    <w:rsid w:val="00D832F9"/>
    <w:rsid w:val="00D83A23"/>
    <w:rsid w:val="00D852DE"/>
    <w:rsid w:val="00D85D54"/>
    <w:rsid w:val="00D8686D"/>
    <w:rsid w:val="00D87686"/>
    <w:rsid w:val="00D87F90"/>
    <w:rsid w:val="00D90708"/>
    <w:rsid w:val="00D90B74"/>
    <w:rsid w:val="00D911E6"/>
    <w:rsid w:val="00D91B96"/>
    <w:rsid w:val="00D9356C"/>
    <w:rsid w:val="00D943B0"/>
    <w:rsid w:val="00D94E00"/>
    <w:rsid w:val="00D9667B"/>
    <w:rsid w:val="00D96C8D"/>
    <w:rsid w:val="00D96FF0"/>
    <w:rsid w:val="00D973C7"/>
    <w:rsid w:val="00DA2BB0"/>
    <w:rsid w:val="00DA2E44"/>
    <w:rsid w:val="00DA53D3"/>
    <w:rsid w:val="00DA5CFA"/>
    <w:rsid w:val="00DA6868"/>
    <w:rsid w:val="00DA6A2D"/>
    <w:rsid w:val="00DB1677"/>
    <w:rsid w:val="00DB46A6"/>
    <w:rsid w:val="00DB540A"/>
    <w:rsid w:val="00DB5EB0"/>
    <w:rsid w:val="00DB7203"/>
    <w:rsid w:val="00DC0678"/>
    <w:rsid w:val="00DC07C6"/>
    <w:rsid w:val="00DC1099"/>
    <w:rsid w:val="00DC1450"/>
    <w:rsid w:val="00DC2E9D"/>
    <w:rsid w:val="00DC3A52"/>
    <w:rsid w:val="00DC4259"/>
    <w:rsid w:val="00DC5E00"/>
    <w:rsid w:val="00DC767A"/>
    <w:rsid w:val="00DD0F61"/>
    <w:rsid w:val="00DD2781"/>
    <w:rsid w:val="00DD27E8"/>
    <w:rsid w:val="00DD4053"/>
    <w:rsid w:val="00DD52FB"/>
    <w:rsid w:val="00DD5C02"/>
    <w:rsid w:val="00DD6253"/>
    <w:rsid w:val="00DD6B7E"/>
    <w:rsid w:val="00DD6D2F"/>
    <w:rsid w:val="00DD733B"/>
    <w:rsid w:val="00DE08AC"/>
    <w:rsid w:val="00DE0D5F"/>
    <w:rsid w:val="00DE1183"/>
    <w:rsid w:val="00DE2F5C"/>
    <w:rsid w:val="00DE3A16"/>
    <w:rsid w:val="00DE4101"/>
    <w:rsid w:val="00DE48B7"/>
    <w:rsid w:val="00DE69F1"/>
    <w:rsid w:val="00DE7B38"/>
    <w:rsid w:val="00DE7B8B"/>
    <w:rsid w:val="00DF05F4"/>
    <w:rsid w:val="00DF096A"/>
    <w:rsid w:val="00DF1411"/>
    <w:rsid w:val="00DF1434"/>
    <w:rsid w:val="00DF31F9"/>
    <w:rsid w:val="00DF6398"/>
    <w:rsid w:val="00E0101A"/>
    <w:rsid w:val="00E025CD"/>
    <w:rsid w:val="00E02945"/>
    <w:rsid w:val="00E038A6"/>
    <w:rsid w:val="00E04BCC"/>
    <w:rsid w:val="00E04DA9"/>
    <w:rsid w:val="00E053C5"/>
    <w:rsid w:val="00E05573"/>
    <w:rsid w:val="00E057C2"/>
    <w:rsid w:val="00E058CD"/>
    <w:rsid w:val="00E064A2"/>
    <w:rsid w:val="00E06649"/>
    <w:rsid w:val="00E06EB0"/>
    <w:rsid w:val="00E10A69"/>
    <w:rsid w:val="00E119FD"/>
    <w:rsid w:val="00E11E77"/>
    <w:rsid w:val="00E129A2"/>
    <w:rsid w:val="00E12DFB"/>
    <w:rsid w:val="00E13D2C"/>
    <w:rsid w:val="00E14B40"/>
    <w:rsid w:val="00E15065"/>
    <w:rsid w:val="00E210A7"/>
    <w:rsid w:val="00E222DE"/>
    <w:rsid w:val="00E22467"/>
    <w:rsid w:val="00E2313A"/>
    <w:rsid w:val="00E23588"/>
    <w:rsid w:val="00E24A75"/>
    <w:rsid w:val="00E2533F"/>
    <w:rsid w:val="00E273AC"/>
    <w:rsid w:val="00E277E5"/>
    <w:rsid w:val="00E31294"/>
    <w:rsid w:val="00E32639"/>
    <w:rsid w:val="00E326AF"/>
    <w:rsid w:val="00E34C4B"/>
    <w:rsid w:val="00E34E15"/>
    <w:rsid w:val="00E34EB6"/>
    <w:rsid w:val="00E35257"/>
    <w:rsid w:val="00E352B8"/>
    <w:rsid w:val="00E35A0D"/>
    <w:rsid w:val="00E35BE6"/>
    <w:rsid w:val="00E37524"/>
    <w:rsid w:val="00E37A8F"/>
    <w:rsid w:val="00E41CAE"/>
    <w:rsid w:val="00E442AE"/>
    <w:rsid w:val="00E442CB"/>
    <w:rsid w:val="00E44301"/>
    <w:rsid w:val="00E44815"/>
    <w:rsid w:val="00E44BC3"/>
    <w:rsid w:val="00E452F2"/>
    <w:rsid w:val="00E45E88"/>
    <w:rsid w:val="00E46004"/>
    <w:rsid w:val="00E50336"/>
    <w:rsid w:val="00E50AB4"/>
    <w:rsid w:val="00E51EDA"/>
    <w:rsid w:val="00E53BB2"/>
    <w:rsid w:val="00E54904"/>
    <w:rsid w:val="00E54C73"/>
    <w:rsid w:val="00E5505D"/>
    <w:rsid w:val="00E554CD"/>
    <w:rsid w:val="00E55710"/>
    <w:rsid w:val="00E568DA"/>
    <w:rsid w:val="00E56B8B"/>
    <w:rsid w:val="00E570A9"/>
    <w:rsid w:val="00E57D3E"/>
    <w:rsid w:val="00E602BC"/>
    <w:rsid w:val="00E60769"/>
    <w:rsid w:val="00E61F24"/>
    <w:rsid w:val="00E61F82"/>
    <w:rsid w:val="00E62CD7"/>
    <w:rsid w:val="00E63D64"/>
    <w:rsid w:val="00E642DD"/>
    <w:rsid w:val="00E64922"/>
    <w:rsid w:val="00E6578E"/>
    <w:rsid w:val="00E66290"/>
    <w:rsid w:val="00E66EB9"/>
    <w:rsid w:val="00E674E1"/>
    <w:rsid w:val="00E677D7"/>
    <w:rsid w:val="00E67F9E"/>
    <w:rsid w:val="00E70A53"/>
    <w:rsid w:val="00E713E9"/>
    <w:rsid w:val="00E77E3F"/>
    <w:rsid w:val="00E809D6"/>
    <w:rsid w:val="00E80ABE"/>
    <w:rsid w:val="00E81672"/>
    <w:rsid w:val="00E81799"/>
    <w:rsid w:val="00E8289F"/>
    <w:rsid w:val="00E82FEC"/>
    <w:rsid w:val="00E83F9B"/>
    <w:rsid w:val="00E8455C"/>
    <w:rsid w:val="00E851CE"/>
    <w:rsid w:val="00E86551"/>
    <w:rsid w:val="00E86DC5"/>
    <w:rsid w:val="00E8769A"/>
    <w:rsid w:val="00E876DE"/>
    <w:rsid w:val="00E87C20"/>
    <w:rsid w:val="00E87E77"/>
    <w:rsid w:val="00E87EBB"/>
    <w:rsid w:val="00E90513"/>
    <w:rsid w:val="00E90996"/>
    <w:rsid w:val="00E910C7"/>
    <w:rsid w:val="00E923B7"/>
    <w:rsid w:val="00E9426C"/>
    <w:rsid w:val="00E95FB8"/>
    <w:rsid w:val="00E9660A"/>
    <w:rsid w:val="00EA0A6B"/>
    <w:rsid w:val="00EA36D5"/>
    <w:rsid w:val="00EA4A06"/>
    <w:rsid w:val="00EA4DBA"/>
    <w:rsid w:val="00EA50A3"/>
    <w:rsid w:val="00EA57DF"/>
    <w:rsid w:val="00EA6BC6"/>
    <w:rsid w:val="00EA7998"/>
    <w:rsid w:val="00EA79FA"/>
    <w:rsid w:val="00EB02C8"/>
    <w:rsid w:val="00EB0E4A"/>
    <w:rsid w:val="00EB15B1"/>
    <w:rsid w:val="00EB1AA2"/>
    <w:rsid w:val="00EB1FDE"/>
    <w:rsid w:val="00EB375A"/>
    <w:rsid w:val="00EB39D3"/>
    <w:rsid w:val="00EB7ABB"/>
    <w:rsid w:val="00EC1177"/>
    <w:rsid w:val="00EC2D46"/>
    <w:rsid w:val="00EC3364"/>
    <w:rsid w:val="00EC4DCB"/>
    <w:rsid w:val="00EC55FC"/>
    <w:rsid w:val="00EC6439"/>
    <w:rsid w:val="00ED010C"/>
    <w:rsid w:val="00ED1000"/>
    <w:rsid w:val="00ED112B"/>
    <w:rsid w:val="00ED3742"/>
    <w:rsid w:val="00ED3F5A"/>
    <w:rsid w:val="00ED4886"/>
    <w:rsid w:val="00ED4935"/>
    <w:rsid w:val="00ED7246"/>
    <w:rsid w:val="00ED7366"/>
    <w:rsid w:val="00ED7DF2"/>
    <w:rsid w:val="00EE0248"/>
    <w:rsid w:val="00EE0B48"/>
    <w:rsid w:val="00EE1293"/>
    <w:rsid w:val="00EE5404"/>
    <w:rsid w:val="00EE5E18"/>
    <w:rsid w:val="00EF10C7"/>
    <w:rsid w:val="00EF20F7"/>
    <w:rsid w:val="00EF3080"/>
    <w:rsid w:val="00EF46C0"/>
    <w:rsid w:val="00EF47A4"/>
    <w:rsid w:val="00EF6210"/>
    <w:rsid w:val="00EF6B2B"/>
    <w:rsid w:val="00EF71F6"/>
    <w:rsid w:val="00F00677"/>
    <w:rsid w:val="00F03148"/>
    <w:rsid w:val="00F06097"/>
    <w:rsid w:val="00F077CF"/>
    <w:rsid w:val="00F07DB0"/>
    <w:rsid w:val="00F11159"/>
    <w:rsid w:val="00F113DA"/>
    <w:rsid w:val="00F1258E"/>
    <w:rsid w:val="00F1390D"/>
    <w:rsid w:val="00F140FA"/>
    <w:rsid w:val="00F14583"/>
    <w:rsid w:val="00F14863"/>
    <w:rsid w:val="00F15056"/>
    <w:rsid w:val="00F15DA7"/>
    <w:rsid w:val="00F220C2"/>
    <w:rsid w:val="00F22568"/>
    <w:rsid w:val="00F23842"/>
    <w:rsid w:val="00F245E3"/>
    <w:rsid w:val="00F24752"/>
    <w:rsid w:val="00F24D78"/>
    <w:rsid w:val="00F24DAB"/>
    <w:rsid w:val="00F24F0D"/>
    <w:rsid w:val="00F2594D"/>
    <w:rsid w:val="00F25DC0"/>
    <w:rsid w:val="00F26DB1"/>
    <w:rsid w:val="00F2765A"/>
    <w:rsid w:val="00F27A69"/>
    <w:rsid w:val="00F321AA"/>
    <w:rsid w:val="00F33F31"/>
    <w:rsid w:val="00F348C2"/>
    <w:rsid w:val="00F34AA8"/>
    <w:rsid w:val="00F401FC"/>
    <w:rsid w:val="00F40494"/>
    <w:rsid w:val="00F4103B"/>
    <w:rsid w:val="00F43C98"/>
    <w:rsid w:val="00F459D1"/>
    <w:rsid w:val="00F45B75"/>
    <w:rsid w:val="00F50984"/>
    <w:rsid w:val="00F5112B"/>
    <w:rsid w:val="00F51682"/>
    <w:rsid w:val="00F52928"/>
    <w:rsid w:val="00F54FD5"/>
    <w:rsid w:val="00F55343"/>
    <w:rsid w:val="00F55846"/>
    <w:rsid w:val="00F55FDC"/>
    <w:rsid w:val="00F566B2"/>
    <w:rsid w:val="00F567BC"/>
    <w:rsid w:val="00F60138"/>
    <w:rsid w:val="00F61586"/>
    <w:rsid w:val="00F61F0E"/>
    <w:rsid w:val="00F61F61"/>
    <w:rsid w:val="00F62948"/>
    <w:rsid w:val="00F643C9"/>
    <w:rsid w:val="00F643FC"/>
    <w:rsid w:val="00F64943"/>
    <w:rsid w:val="00F64F25"/>
    <w:rsid w:val="00F6541C"/>
    <w:rsid w:val="00F6671D"/>
    <w:rsid w:val="00F6691F"/>
    <w:rsid w:val="00F66B3A"/>
    <w:rsid w:val="00F71890"/>
    <w:rsid w:val="00F72278"/>
    <w:rsid w:val="00F7250D"/>
    <w:rsid w:val="00F75669"/>
    <w:rsid w:val="00F76545"/>
    <w:rsid w:val="00F7765F"/>
    <w:rsid w:val="00F77FE3"/>
    <w:rsid w:val="00F816C0"/>
    <w:rsid w:val="00F82B40"/>
    <w:rsid w:val="00F83710"/>
    <w:rsid w:val="00F842FD"/>
    <w:rsid w:val="00F845B1"/>
    <w:rsid w:val="00F84E85"/>
    <w:rsid w:val="00F85056"/>
    <w:rsid w:val="00F861FF"/>
    <w:rsid w:val="00F864F7"/>
    <w:rsid w:val="00F900CA"/>
    <w:rsid w:val="00F90622"/>
    <w:rsid w:val="00F9080F"/>
    <w:rsid w:val="00F91785"/>
    <w:rsid w:val="00F92BA0"/>
    <w:rsid w:val="00F93396"/>
    <w:rsid w:val="00F94940"/>
    <w:rsid w:val="00F95C17"/>
    <w:rsid w:val="00F96449"/>
    <w:rsid w:val="00F967D7"/>
    <w:rsid w:val="00FA1DC0"/>
    <w:rsid w:val="00FA2D5C"/>
    <w:rsid w:val="00FA300A"/>
    <w:rsid w:val="00FA33FC"/>
    <w:rsid w:val="00FA4398"/>
    <w:rsid w:val="00FA52F9"/>
    <w:rsid w:val="00FA5675"/>
    <w:rsid w:val="00FA6D0F"/>
    <w:rsid w:val="00FB00BF"/>
    <w:rsid w:val="00FB189D"/>
    <w:rsid w:val="00FB322D"/>
    <w:rsid w:val="00FB3255"/>
    <w:rsid w:val="00FB3857"/>
    <w:rsid w:val="00FB3A69"/>
    <w:rsid w:val="00FB3AB2"/>
    <w:rsid w:val="00FB4B37"/>
    <w:rsid w:val="00FB534E"/>
    <w:rsid w:val="00FB5940"/>
    <w:rsid w:val="00FB632E"/>
    <w:rsid w:val="00FB7C75"/>
    <w:rsid w:val="00FC1ABA"/>
    <w:rsid w:val="00FC1F2F"/>
    <w:rsid w:val="00FC32C4"/>
    <w:rsid w:val="00FC37A9"/>
    <w:rsid w:val="00FC5A19"/>
    <w:rsid w:val="00FD029D"/>
    <w:rsid w:val="00FD2FF7"/>
    <w:rsid w:val="00FD4536"/>
    <w:rsid w:val="00FD4C97"/>
    <w:rsid w:val="00FD4D7F"/>
    <w:rsid w:val="00FD5B15"/>
    <w:rsid w:val="00FD799C"/>
    <w:rsid w:val="00FE1A93"/>
    <w:rsid w:val="00FE2042"/>
    <w:rsid w:val="00FE3FEB"/>
    <w:rsid w:val="00FE47DA"/>
    <w:rsid w:val="00FE4976"/>
    <w:rsid w:val="00FE5B55"/>
    <w:rsid w:val="00FE5D25"/>
    <w:rsid w:val="00FF0BD0"/>
    <w:rsid w:val="00FF0E23"/>
    <w:rsid w:val="00FF1739"/>
    <w:rsid w:val="00FF2D0C"/>
    <w:rsid w:val="00FF330F"/>
    <w:rsid w:val="00FF3DD8"/>
    <w:rsid w:val="00FF3FCC"/>
    <w:rsid w:val="00FF48F7"/>
    <w:rsid w:val="00FF5D81"/>
    <w:rsid w:val="00FF62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480D00"/>
  <w15:chartTrackingRefBased/>
  <w15:docId w15:val="{D594DC10-8B16-4F08-A790-C7F06B0A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D1B"/>
  </w:style>
  <w:style w:type="paragraph" w:styleId="Titre1">
    <w:name w:val="heading 1"/>
    <w:basedOn w:val="Normal"/>
    <w:next w:val="Normal"/>
    <w:link w:val="Titre1Car"/>
    <w:uiPriority w:val="9"/>
    <w:qFormat/>
    <w:rsid w:val="004A7DF4"/>
    <w:pPr>
      <w:keepNext/>
      <w:keepLines/>
      <w:spacing w:before="340" w:after="330" w:line="578" w:lineRule="auto"/>
      <w:outlineLvl w:val="0"/>
    </w:pPr>
    <w:rPr>
      <w:b/>
      <w:bCs/>
      <w:kern w:val="44"/>
      <w:sz w:val="44"/>
      <w:szCs w:val="4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rsid w:val="005D0FC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hgkelc">
    <w:name w:val="hgkelc"/>
    <w:basedOn w:val="Policepardfaut"/>
    <w:rsid w:val="005D0FC0"/>
  </w:style>
  <w:style w:type="paragraph" w:styleId="Paragraphedeliste">
    <w:name w:val="List Paragraph"/>
    <w:basedOn w:val="Normal"/>
    <w:uiPriority w:val="34"/>
    <w:qFormat/>
    <w:rsid w:val="00CB0E8D"/>
    <w:pPr>
      <w:ind w:left="720"/>
      <w:contextualSpacing/>
    </w:pPr>
  </w:style>
  <w:style w:type="paragraph" w:styleId="NormalWeb">
    <w:name w:val="Normal (Web)"/>
    <w:basedOn w:val="Normal"/>
    <w:uiPriority w:val="99"/>
    <w:semiHidden/>
    <w:unhideWhenUsed/>
    <w:rsid w:val="009D6A9C"/>
    <w:pPr>
      <w:spacing w:before="100" w:beforeAutospacing="1" w:after="100" w:afterAutospacing="1" w:line="240" w:lineRule="auto"/>
    </w:pPr>
    <w:rPr>
      <w:rFonts w:ascii="Times New Roman" w:hAnsi="Times New Roman" w:cs="Times New Roman"/>
      <w:sz w:val="24"/>
      <w:szCs w:val="24"/>
      <w:lang w:eastAsia="fr-FR"/>
    </w:rPr>
  </w:style>
  <w:style w:type="table" w:styleId="Grilledutableau">
    <w:name w:val="Table Grid"/>
    <w:basedOn w:val="TableauNormal"/>
    <w:uiPriority w:val="39"/>
    <w:rsid w:val="007D1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F6B0E"/>
    <w:rPr>
      <w:sz w:val="16"/>
      <w:szCs w:val="16"/>
    </w:rPr>
  </w:style>
  <w:style w:type="paragraph" w:styleId="Commentaire">
    <w:name w:val="annotation text"/>
    <w:basedOn w:val="Normal"/>
    <w:link w:val="CommentaireCar"/>
    <w:uiPriority w:val="99"/>
    <w:semiHidden/>
    <w:unhideWhenUsed/>
    <w:rsid w:val="003F6B0E"/>
    <w:pPr>
      <w:spacing w:line="240" w:lineRule="auto"/>
    </w:pPr>
    <w:rPr>
      <w:sz w:val="20"/>
      <w:szCs w:val="20"/>
    </w:rPr>
  </w:style>
  <w:style w:type="character" w:customStyle="1" w:styleId="CommentaireCar">
    <w:name w:val="Commentaire Car"/>
    <w:basedOn w:val="Policepardfaut"/>
    <w:link w:val="Commentaire"/>
    <w:uiPriority w:val="99"/>
    <w:semiHidden/>
    <w:rsid w:val="003F6B0E"/>
    <w:rPr>
      <w:rFonts w:eastAsiaTheme="minorEastAsia"/>
      <w:sz w:val="20"/>
      <w:szCs w:val="20"/>
    </w:rPr>
  </w:style>
  <w:style w:type="paragraph" w:styleId="Objetducommentaire">
    <w:name w:val="annotation subject"/>
    <w:basedOn w:val="Commentaire"/>
    <w:next w:val="Commentaire"/>
    <w:link w:val="ObjetducommentaireCar"/>
    <w:uiPriority w:val="99"/>
    <w:semiHidden/>
    <w:unhideWhenUsed/>
    <w:rsid w:val="003F6B0E"/>
    <w:rPr>
      <w:b/>
      <w:bCs/>
    </w:rPr>
  </w:style>
  <w:style w:type="character" w:customStyle="1" w:styleId="ObjetducommentaireCar">
    <w:name w:val="Objet du commentaire Car"/>
    <w:basedOn w:val="CommentaireCar"/>
    <w:link w:val="Objetducommentaire"/>
    <w:uiPriority w:val="99"/>
    <w:semiHidden/>
    <w:rsid w:val="003F6B0E"/>
    <w:rPr>
      <w:rFonts w:eastAsiaTheme="minorEastAsia"/>
      <w:b/>
      <w:bCs/>
      <w:sz w:val="20"/>
      <w:szCs w:val="20"/>
    </w:rPr>
  </w:style>
  <w:style w:type="paragraph" w:styleId="Textedebulles">
    <w:name w:val="Balloon Text"/>
    <w:basedOn w:val="Normal"/>
    <w:link w:val="TextedebullesCar"/>
    <w:uiPriority w:val="99"/>
    <w:semiHidden/>
    <w:unhideWhenUsed/>
    <w:rsid w:val="003F6B0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F6B0E"/>
    <w:rPr>
      <w:rFonts w:ascii="Segoe UI" w:eastAsiaTheme="minorEastAsia" w:hAnsi="Segoe UI" w:cs="Segoe UI"/>
      <w:sz w:val="18"/>
      <w:szCs w:val="18"/>
    </w:rPr>
  </w:style>
  <w:style w:type="paragraph" w:styleId="Notedebasdepage">
    <w:name w:val="footnote text"/>
    <w:basedOn w:val="Normal"/>
    <w:link w:val="NotedebasdepageCar"/>
    <w:uiPriority w:val="99"/>
    <w:semiHidden/>
    <w:unhideWhenUsed/>
    <w:rsid w:val="005074B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074BB"/>
    <w:rPr>
      <w:rFonts w:eastAsiaTheme="minorEastAsia"/>
      <w:sz w:val="20"/>
      <w:szCs w:val="20"/>
    </w:rPr>
  </w:style>
  <w:style w:type="character" w:styleId="Appelnotedebasdep">
    <w:name w:val="footnote reference"/>
    <w:basedOn w:val="Policepardfaut"/>
    <w:uiPriority w:val="99"/>
    <w:semiHidden/>
    <w:unhideWhenUsed/>
    <w:rsid w:val="005074BB"/>
    <w:rPr>
      <w:vertAlign w:val="superscript"/>
    </w:rPr>
  </w:style>
  <w:style w:type="paragraph" w:styleId="Notedefin">
    <w:name w:val="endnote text"/>
    <w:basedOn w:val="Normal"/>
    <w:link w:val="NotedefinCar"/>
    <w:uiPriority w:val="99"/>
    <w:semiHidden/>
    <w:unhideWhenUsed/>
    <w:rsid w:val="00E9426C"/>
    <w:pPr>
      <w:spacing w:after="0" w:line="240" w:lineRule="auto"/>
    </w:pPr>
    <w:rPr>
      <w:sz w:val="20"/>
      <w:szCs w:val="20"/>
    </w:rPr>
  </w:style>
  <w:style w:type="character" w:customStyle="1" w:styleId="NotedefinCar">
    <w:name w:val="Note de fin Car"/>
    <w:basedOn w:val="Policepardfaut"/>
    <w:link w:val="Notedefin"/>
    <w:uiPriority w:val="99"/>
    <w:semiHidden/>
    <w:rsid w:val="00E9426C"/>
    <w:rPr>
      <w:rFonts w:eastAsiaTheme="minorEastAsia"/>
      <w:sz w:val="20"/>
      <w:szCs w:val="20"/>
    </w:rPr>
  </w:style>
  <w:style w:type="character" w:styleId="Appeldenotedefin">
    <w:name w:val="endnote reference"/>
    <w:basedOn w:val="Policepardfaut"/>
    <w:uiPriority w:val="99"/>
    <w:semiHidden/>
    <w:unhideWhenUsed/>
    <w:rsid w:val="00E9426C"/>
    <w:rPr>
      <w:vertAlign w:val="superscript"/>
    </w:rPr>
  </w:style>
  <w:style w:type="paragraph" w:styleId="En-tte">
    <w:name w:val="header"/>
    <w:basedOn w:val="Normal"/>
    <w:link w:val="En-tteCar"/>
    <w:uiPriority w:val="99"/>
    <w:unhideWhenUsed/>
    <w:rsid w:val="00DC5E00"/>
    <w:pPr>
      <w:tabs>
        <w:tab w:val="center" w:pos="4536"/>
        <w:tab w:val="right" w:pos="9072"/>
      </w:tabs>
      <w:spacing w:after="0" w:line="240" w:lineRule="auto"/>
    </w:pPr>
  </w:style>
  <w:style w:type="character" w:customStyle="1" w:styleId="En-tteCar">
    <w:name w:val="En-tête Car"/>
    <w:basedOn w:val="Policepardfaut"/>
    <w:link w:val="En-tte"/>
    <w:uiPriority w:val="99"/>
    <w:rsid w:val="00DC5E00"/>
    <w:rPr>
      <w:rFonts w:eastAsiaTheme="minorEastAsia"/>
    </w:rPr>
  </w:style>
  <w:style w:type="paragraph" w:styleId="Pieddepage">
    <w:name w:val="footer"/>
    <w:basedOn w:val="Normal"/>
    <w:link w:val="PieddepageCar"/>
    <w:uiPriority w:val="99"/>
    <w:unhideWhenUsed/>
    <w:rsid w:val="00DC5E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5E00"/>
    <w:rPr>
      <w:rFonts w:eastAsiaTheme="minorEastAsia"/>
    </w:rPr>
  </w:style>
  <w:style w:type="character" w:customStyle="1" w:styleId="Titre1Car">
    <w:name w:val="Titre 1 Car"/>
    <w:basedOn w:val="Policepardfaut"/>
    <w:link w:val="Titre1"/>
    <w:uiPriority w:val="9"/>
    <w:rsid w:val="004A7DF4"/>
    <w:rPr>
      <w:b/>
      <w:bCs/>
      <w:kern w:val="44"/>
      <w:sz w:val="44"/>
      <w:szCs w:val="44"/>
    </w:rPr>
  </w:style>
  <w:style w:type="paragraph" w:styleId="Sansinterligne">
    <w:name w:val="No Spacing"/>
    <w:uiPriority w:val="1"/>
    <w:qFormat/>
    <w:rsid w:val="004A7DF4"/>
    <w:pPr>
      <w:spacing w:after="0" w:line="240" w:lineRule="auto"/>
    </w:pPr>
  </w:style>
  <w:style w:type="table" w:styleId="TableauGrille2-Accentuation5">
    <w:name w:val="Grid Table 2 Accent 5"/>
    <w:basedOn w:val="TableauNormal"/>
    <w:uiPriority w:val="47"/>
    <w:rsid w:val="00A1071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5">
    <w:name w:val="Grid Table 4 Accent 5"/>
    <w:basedOn w:val="TableauNormal"/>
    <w:uiPriority w:val="49"/>
    <w:rsid w:val="0002674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6Couleur-Accentuation5">
    <w:name w:val="Grid Table 6 Colorful Accent 5"/>
    <w:basedOn w:val="TableauNormal"/>
    <w:uiPriority w:val="51"/>
    <w:rsid w:val="0002674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lev">
    <w:name w:val="Strong"/>
    <w:basedOn w:val="Policepardfaut"/>
    <w:uiPriority w:val="22"/>
    <w:qFormat/>
    <w:rsid w:val="00A4624D"/>
    <w:rPr>
      <w:b/>
      <w:bCs/>
    </w:rPr>
  </w:style>
  <w:style w:type="character" w:styleId="Lienhypertexte">
    <w:name w:val="Hyperlink"/>
    <w:basedOn w:val="Policepardfaut"/>
    <w:uiPriority w:val="99"/>
    <w:unhideWhenUsed/>
    <w:rsid w:val="00500509"/>
    <w:rPr>
      <w:color w:val="0563C1" w:themeColor="hyperlink"/>
      <w:u w:val="single"/>
    </w:rPr>
  </w:style>
  <w:style w:type="paragraph" w:customStyle="1" w:styleId="Default">
    <w:name w:val="Default"/>
    <w:rsid w:val="00217B2E"/>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8745">
      <w:bodyDiv w:val="1"/>
      <w:marLeft w:val="0"/>
      <w:marRight w:val="0"/>
      <w:marTop w:val="0"/>
      <w:marBottom w:val="0"/>
      <w:divBdr>
        <w:top w:val="none" w:sz="0" w:space="0" w:color="auto"/>
        <w:left w:val="none" w:sz="0" w:space="0" w:color="auto"/>
        <w:bottom w:val="none" w:sz="0" w:space="0" w:color="auto"/>
        <w:right w:val="none" w:sz="0" w:space="0" w:color="auto"/>
      </w:divBdr>
    </w:div>
    <w:div w:id="414277986">
      <w:bodyDiv w:val="1"/>
      <w:marLeft w:val="0"/>
      <w:marRight w:val="0"/>
      <w:marTop w:val="0"/>
      <w:marBottom w:val="0"/>
      <w:divBdr>
        <w:top w:val="none" w:sz="0" w:space="0" w:color="auto"/>
        <w:left w:val="none" w:sz="0" w:space="0" w:color="auto"/>
        <w:bottom w:val="none" w:sz="0" w:space="0" w:color="auto"/>
        <w:right w:val="none" w:sz="0" w:space="0" w:color="auto"/>
      </w:divBdr>
      <w:divsChild>
        <w:div w:id="1445492141">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23" Type="http://schemas.microsoft.com/office/2016/09/relationships/commentsIds" Target="commentsId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EFA4D-87C3-46CE-890E-C22DE0C8A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2076</Words>
  <Characters>11418</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EL-HAFA Fadoua</dc:creator>
  <cp:keywords/>
  <dc:description/>
  <cp:lastModifiedBy>DALIGAULT, Melanie</cp:lastModifiedBy>
  <cp:revision>6</cp:revision>
  <dcterms:created xsi:type="dcterms:W3CDTF">2026-02-27T13:50:00Z</dcterms:created>
  <dcterms:modified xsi:type="dcterms:W3CDTF">2026-02-27T14:29:00Z</dcterms:modified>
</cp:coreProperties>
</file>