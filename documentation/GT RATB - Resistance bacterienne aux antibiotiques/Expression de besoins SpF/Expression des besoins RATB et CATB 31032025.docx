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87CF3C" w14:textId="77E7585F" w:rsidR="000B167E" w:rsidRPr="004906EF" w:rsidRDefault="00FF306D" w:rsidP="004906EF">
      <w:pPr>
        <w:jc w:val="center"/>
        <w:rPr>
          <w:color w:val="2F5496" w:themeColor="accent5" w:themeShade="BF"/>
          <w:sz w:val="28"/>
        </w:rPr>
      </w:pPr>
      <w:bookmarkStart w:id="0" w:name="_GoBack"/>
      <w:bookmarkEnd w:id="0"/>
      <w:r w:rsidRPr="004906EF">
        <w:rPr>
          <w:color w:val="2F5496" w:themeColor="accent5" w:themeShade="BF"/>
          <w:sz w:val="28"/>
        </w:rPr>
        <w:t>Expression des besoins</w:t>
      </w:r>
      <w:r w:rsidR="004906EF" w:rsidRPr="004906EF">
        <w:rPr>
          <w:color w:val="2F5496" w:themeColor="accent5" w:themeShade="BF"/>
          <w:sz w:val="28"/>
        </w:rPr>
        <w:t xml:space="preserve"> pour la surveillance de la consommation d’antibiotiques et l’antibiorésistance</w:t>
      </w:r>
    </w:p>
    <w:p w14:paraId="24262A1C" w14:textId="77F3A174" w:rsidR="00FF306D" w:rsidRDefault="00FF306D" w:rsidP="00CA432E">
      <w:pPr>
        <w:jc w:val="both"/>
      </w:pPr>
    </w:p>
    <w:p w14:paraId="5885C6C4" w14:textId="0ABB7789" w:rsidR="004906EF" w:rsidRDefault="004906EF" w:rsidP="00CA432E">
      <w:pPr>
        <w:jc w:val="both"/>
      </w:pPr>
    </w:p>
    <w:p w14:paraId="54E56815" w14:textId="77777777" w:rsidR="004E1EB4" w:rsidRDefault="004E1EB4" w:rsidP="00CA432E">
      <w:pPr>
        <w:jc w:val="both"/>
      </w:pPr>
    </w:p>
    <w:p w14:paraId="672A2AA5" w14:textId="4A05180E" w:rsidR="00812F15" w:rsidRDefault="00812F15" w:rsidP="00CA432E">
      <w:pPr>
        <w:jc w:val="both"/>
      </w:pPr>
      <w:r>
        <w:t>Ce document présente l’expression des besoins de Santé Publique France en matière de surveillance</w:t>
      </w:r>
      <w:r w:rsidR="008F41D9">
        <w:t xml:space="preserve"> de la consommation d’antibiotiques et</w:t>
      </w:r>
      <w:r>
        <w:t xml:space="preserve"> de la résistance aux antibiotiques (RATB), pour le projet ORCHIDEE. </w:t>
      </w:r>
    </w:p>
    <w:p w14:paraId="57B2D7CD" w14:textId="10D20163" w:rsidR="00812F15" w:rsidRDefault="00812F15" w:rsidP="00CA432E">
      <w:pPr>
        <w:jc w:val="both"/>
      </w:pPr>
      <w:r w:rsidRPr="00343F46">
        <w:t xml:space="preserve">L’objectif </w:t>
      </w:r>
      <w:r w:rsidR="008F41D9">
        <w:t>d’ORCHIDEE</w:t>
      </w:r>
      <w:r w:rsidRPr="00343F46">
        <w:t xml:space="preserve"> est d’obtenir des données agrégées</w:t>
      </w:r>
      <w:r>
        <w:t xml:space="preserve"> </w:t>
      </w:r>
      <w:r w:rsidRPr="00343F46">
        <w:t>à partir des entrepôts des données</w:t>
      </w:r>
      <w:r>
        <w:t xml:space="preserve"> de santé hospitalière (EDSH) </w:t>
      </w:r>
      <w:r w:rsidRPr="00343F46">
        <w:t xml:space="preserve">pour une surveillance </w:t>
      </w:r>
      <w:r>
        <w:t xml:space="preserve">semi-automatisée en </w:t>
      </w:r>
      <w:r w:rsidR="008F41D9">
        <w:t xml:space="preserve">routine d’indicateurs épidémiologiques, portant sur de nombreuses thématiques. </w:t>
      </w:r>
    </w:p>
    <w:p w14:paraId="030DC7D7" w14:textId="777336CF" w:rsidR="00812F15" w:rsidRDefault="00812F15" w:rsidP="00CA432E">
      <w:pPr>
        <w:jc w:val="both"/>
      </w:pPr>
      <w:r w:rsidRPr="00A26CAC">
        <w:t>Cette expression des besoins dépasse le cadre des travaux actuellement en cours au sein du</w:t>
      </w:r>
      <w:r>
        <w:t xml:space="preserve"> groupe de travail (</w:t>
      </w:r>
      <w:r w:rsidRPr="00A26CAC">
        <w:t>GT</w:t>
      </w:r>
      <w:r>
        <w:t>)</w:t>
      </w:r>
      <w:r w:rsidRPr="00A26CAC">
        <w:t xml:space="preserve"> </w:t>
      </w:r>
      <w:r w:rsidR="008F41D9">
        <w:t>C/</w:t>
      </w:r>
      <w:r>
        <w:t>RATB</w:t>
      </w:r>
      <w:r w:rsidRPr="00A26CAC">
        <w:t xml:space="preserve">. </w:t>
      </w:r>
      <w:r>
        <w:t xml:space="preserve">Les indicateurs sélectionnés par le GT </w:t>
      </w:r>
      <w:r w:rsidR="008F41D9">
        <w:t>C/</w:t>
      </w:r>
      <w:r>
        <w:t>RATB s’intègrent donc dans le cadre de l’expression des besoins de l’agence. Et l</w:t>
      </w:r>
      <w:r w:rsidRPr="00A26CAC">
        <w:t>’expression des besoins fixe un cadre plus ambitieux à atteindre par le projet O</w:t>
      </w:r>
      <w:r>
        <w:t>RCHIDEE sur la surveillance de la RATB.</w:t>
      </w:r>
    </w:p>
    <w:p w14:paraId="42B839F4" w14:textId="77777777" w:rsidR="00812F15" w:rsidRDefault="00812F15" w:rsidP="00CA432E">
      <w:pPr>
        <w:jc w:val="both"/>
      </w:pPr>
      <w:r w:rsidRPr="00A26CAC">
        <w:t>Les premiers cycles de développement seront consacrés aux indicateurs épidémiologiques prioritaires sélectionn</w:t>
      </w:r>
      <w:r>
        <w:t>és par le GT. Les indicateurs identifiés dans cette expression des</w:t>
      </w:r>
      <w:r w:rsidRPr="00A26CAC">
        <w:t xml:space="preserve"> besoins s’intègreront dans </w:t>
      </w:r>
      <w:r>
        <w:t>des</w:t>
      </w:r>
      <w:r w:rsidRPr="00A26CAC">
        <w:t xml:space="preserve"> cycle</w:t>
      </w:r>
      <w:r>
        <w:t>s</w:t>
      </w:r>
      <w:r w:rsidRPr="00A26CAC">
        <w:t xml:space="preserve"> de développement intégratif</w:t>
      </w:r>
      <w:r>
        <w:t xml:space="preserve"> ultérieur</w:t>
      </w:r>
      <w:r w:rsidRPr="00A26CAC">
        <w:t>.</w:t>
      </w:r>
    </w:p>
    <w:p w14:paraId="30941DFC" w14:textId="69D65F28" w:rsidR="00812F15" w:rsidRDefault="00812F15" w:rsidP="00CA432E">
      <w:pPr>
        <w:jc w:val="both"/>
      </w:pPr>
      <w:r w:rsidRPr="00A26CAC">
        <w:t>Cett</w:t>
      </w:r>
      <w:r w:rsidR="008F41D9">
        <w:t>e expression des besoins prend</w:t>
      </w:r>
      <w:r w:rsidRPr="00A26CAC">
        <w:t xml:space="preserve"> la forme d’une liste d’indicateurs à construire par ORCHIDEE pour l’agence</w:t>
      </w:r>
      <w:r>
        <w:t xml:space="preserve">. À noter que le retour d’expérience du GT pourra conduire à réviser </w:t>
      </w:r>
      <w:r w:rsidR="008F41D9">
        <w:t xml:space="preserve">ce document, </w:t>
      </w:r>
      <w:r>
        <w:t>en fonction des contraintes de terrain.</w:t>
      </w:r>
    </w:p>
    <w:p w14:paraId="3D4F1CF2" w14:textId="77777777" w:rsidR="00812F15" w:rsidRDefault="00812F15" w:rsidP="00CA432E">
      <w:pPr>
        <w:jc w:val="both"/>
      </w:pPr>
    </w:p>
    <w:p w14:paraId="1F1645EF" w14:textId="77777777" w:rsidR="00812F15" w:rsidRDefault="00812F15" w:rsidP="00CA432E">
      <w:pPr>
        <w:jc w:val="both"/>
      </w:pPr>
    </w:p>
    <w:p w14:paraId="3485A962" w14:textId="74E71DAA" w:rsidR="0087714D" w:rsidRPr="00DC61D0" w:rsidRDefault="00296491" w:rsidP="0071160B">
      <w:pPr>
        <w:pBdr>
          <w:top w:val="single" w:sz="4" w:space="1" w:color="9CC2E5" w:themeColor="accent1" w:themeTint="99"/>
          <w:bottom w:val="single" w:sz="4" w:space="1" w:color="9CC2E5" w:themeColor="accent1" w:themeTint="99"/>
        </w:pBdr>
        <w:jc w:val="center"/>
        <w:rPr>
          <w:rStyle w:val="Emphaseintense"/>
          <w:sz w:val="28"/>
        </w:rPr>
      </w:pPr>
      <w:r w:rsidRPr="00DC61D0">
        <w:rPr>
          <w:rStyle w:val="Emphaseintense"/>
          <w:sz w:val="28"/>
        </w:rPr>
        <w:t>Objectifs </w:t>
      </w:r>
      <w:r w:rsidR="009E3281" w:rsidRPr="00DC61D0">
        <w:rPr>
          <w:rStyle w:val="Emphaseintense"/>
          <w:sz w:val="28"/>
        </w:rPr>
        <w:t>à court terme :</w:t>
      </w:r>
    </w:p>
    <w:p w14:paraId="2FBC8D87" w14:textId="6F8E415E" w:rsidR="00DC61D0" w:rsidRDefault="00DC61D0" w:rsidP="00CA432E">
      <w:pPr>
        <w:jc w:val="both"/>
      </w:pPr>
    </w:p>
    <w:p w14:paraId="1F564B77" w14:textId="77777777" w:rsidR="008F41D9" w:rsidRDefault="008F41D9" w:rsidP="0071160B">
      <w:r>
        <w:t xml:space="preserve">A court terme, l’objectif est </w:t>
      </w:r>
      <w:r w:rsidR="0087714D">
        <w:t xml:space="preserve">de </w:t>
      </w:r>
      <w:r w:rsidR="00452E9F">
        <w:t>reproduire les indicateurs issus de</w:t>
      </w:r>
      <w:r w:rsidR="0087714D">
        <w:t xml:space="preserve"> la surveillance annuelle faite par SPARES de la </w:t>
      </w:r>
      <w:r w:rsidR="006D3559">
        <w:t xml:space="preserve">consommation et la </w:t>
      </w:r>
      <w:r w:rsidR="0087714D">
        <w:t>résistance aux antibiotiques dans les</w:t>
      </w:r>
      <w:r w:rsidR="00452E9F">
        <w:t xml:space="preserve"> établissements de soins (</w:t>
      </w:r>
      <w:r w:rsidR="0087714D">
        <w:t>ES</w:t>
      </w:r>
      <w:r w:rsidR="00452E9F">
        <w:t>)</w:t>
      </w:r>
      <w:r w:rsidR="0087714D">
        <w:t>, en utilisant les données des EDS</w:t>
      </w:r>
      <w:r w:rsidR="00812F15">
        <w:t>H</w:t>
      </w:r>
      <w:r w:rsidR="0087714D">
        <w:t xml:space="preserve">. </w:t>
      </w:r>
    </w:p>
    <w:p w14:paraId="1CFB2EC5" w14:textId="3D35C905" w:rsidR="00A52A75" w:rsidRDefault="00B221E8" w:rsidP="00CA432E">
      <w:pPr>
        <w:jc w:val="both"/>
      </w:pPr>
      <w:r>
        <w:t>Cette surveillance se concentre sur la consommation de</w:t>
      </w:r>
      <w:r w:rsidR="008F41D9">
        <w:t xml:space="preserve"> tous les </w:t>
      </w:r>
      <w:r>
        <w:t>antibiotiques</w:t>
      </w:r>
      <w:r w:rsidR="00C2636B">
        <w:t xml:space="preserve"> et les antifongiques</w:t>
      </w:r>
      <w:r>
        <w:t xml:space="preserve"> ainsi que sur les micro-organismes le</w:t>
      </w:r>
      <w:r w:rsidR="00DC61D0">
        <w:t>s plus fréquemment isolés en ES, dont</w:t>
      </w:r>
      <w:r>
        <w:t xml:space="preserve"> les indicateurs de la stratégie nationale de prévention des infections et de la RATB 2022 – 2025. </w:t>
      </w:r>
      <w:r w:rsidR="00DC61D0">
        <w:t>Pour l’antibiorésistance, c</w:t>
      </w:r>
      <w:r>
        <w:t>es indicateurs sont axés à la fois sur les couples bactéries/résistance entraînant le plus de morbi-mortalité ou présentant une transmissibilité élevée des mécanismes de résistance</w:t>
      </w:r>
      <w:r w:rsidR="00DC61D0">
        <w:t>. Pour la consommation d’antibiotiques, il</w:t>
      </w:r>
      <w:r w:rsidR="00E24DB1">
        <w:t>s</w:t>
      </w:r>
      <w:r w:rsidR="00DC61D0">
        <w:t xml:space="preserve"> permettent de suivre </w:t>
      </w:r>
      <w:r>
        <w:t xml:space="preserve">la consommation </w:t>
      </w:r>
      <w:r w:rsidR="00DC61D0">
        <w:t xml:space="preserve">globale annuelle et </w:t>
      </w:r>
      <w:r>
        <w:t>d'évaluer les quantités administrées en fonction de l'activité hospitalière.</w:t>
      </w:r>
      <w:r w:rsidR="00626C39">
        <w:t xml:space="preserve"> </w:t>
      </w:r>
      <w:r w:rsidR="008F1AA4">
        <w:t xml:space="preserve">La méthodologie utilisée par SPARES devra être reproduite, afin de pouvoir comparer les résultats obtenus avec l’EDSH et les résultats attendus obtenus par SPARES. </w:t>
      </w:r>
      <w:r w:rsidR="00D02A2A">
        <w:t xml:space="preserve">  </w:t>
      </w:r>
    </w:p>
    <w:p w14:paraId="713DE6FA" w14:textId="48F69C6B" w:rsidR="00C219A1" w:rsidRDefault="00C219A1" w:rsidP="00CA432E">
      <w:pPr>
        <w:jc w:val="both"/>
      </w:pPr>
    </w:p>
    <w:p w14:paraId="1377B5D8" w14:textId="4AF1E07D" w:rsidR="00DC61D0" w:rsidRPr="0071160B" w:rsidRDefault="00DC61D0" w:rsidP="00DC61D0">
      <w:pPr>
        <w:pStyle w:val="Paragraphedeliste"/>
        <w:numPr>
          <w:ilvl w:val="0"/>
          <w:numId w:val="10"/>
        </w:numPr>
        <w:pBdr>
          <w:bottom w:val="single" w:sz="4" w:space="1" w:color="2F5496" w:themeColor="accent5" w:themeShade="BF"/>
        </w:pBdr>
        <w:jc w:val="both"/>
        <w:rPr>
          <w:color w:val="2F5496" w:themeColor="accent5" w:themeShade="BF"/>
          <w:sz w:val="24"/>
        </w:rPr>
      </w:pPr>
      <w:r w:rsidRPr="0071160B">
        <w:rPr>
          <w:color w:val="2F5496" w:themeColor="accent5" w:themeShade="BF"/>
          <w:sz w:val="24"/>
        </w:rPr>
        <w:lastRenderedPageBreak/>
        <w:t>Antibiorésistance </w:t>
      </w:r>
    </w:p>
    <w:p w14:paraId="5D835911" w14:textId="77777777" w:rsidR="00C219A1" w:rsidRDefault="00C219A1" w:rsidP="00CA432E">
      <w:pPr>
        <w:jc w:val="both"/>
      </w:pPr>
    </w:p>
    <w:p w14:paraId="57C84472" w14:textId="46203AFA" w:rsidR="0087714D" w:rsidRDefault="0087714D" w:rsidP="00CA432E">
      <w:pPr>
        <w:jc w:val="both"/>
      </w:pPr>
      <w:r>
        <w:t xml:space="preserve">Les micro-organismes concernés sont : </w:t>
      </w:r>
    </w:p>
    <w:p w14:paraId="38F6A474" w14:textId="5C190ED6" w:rsidR="0087714D" w:rsidRPr="0087714D" w:rsidRDefault="009E3281" w:rsidP="00CA432E">
      <w:pPr>
        <w:pStyle w:val="Paragraphedeliste"/>
        <w:numPr>
          <w:ilvl w:val="0"/>
          <w:numId w:val="3"/>
        </w:numPr>
        <w:jc w:val="both"/>
      </w:pPr>
      <w:r w:rsidRPr="0087714D">
        <w:rPr>
          <w:i/>
          <w:iCs/>
        </w:rPr>
        <w:t>Staphylococcus aureus</w:t>
      </w:r>
    </w:p>
    <w:p w14:paraId="1CE75629" w14:textId="77777777" w:rsidR="00D02A2A" w:rsidRDefault="00D02A2A" w:rsidP="00D02A2A">
      <w:pPr>
        <w:pStyle w:val="Paragraphedeliste"/>
        <w:numPr>
          <w:ilvl w:val="0"/>
          <w:numId w:val="3"/>
        </w:numPr>
        <w:jc w:val="both"/>
      </w:pPr>
      <w:r>
        <w:t>Entérobacterales (</w:t>
      </w:r>
      <w:r w:rsidRPr="00D02A2A">
        <w:rPr>
          <w:i/>
        </w:rPr>
        <w:t>Escherichia coli</w:t>
      </w:r>
      <w:r>
        <w:t xml:space="preserve">, </w:t>
      </w:r>
      <w:r w:rsidRPr="00D02A2A">
        <w:rPr>
          <w:i/>
        </w:rPr>
        <w:t>Klebsiella pneumoniae</w:t>
      </w:r>
      <w:r>
        <w:t xml:space="preserve">, </w:t>
      </w:r>
      <w:r w:rsidRPr="00D02A2A">
        <w:rPr>
          <w:i/>
        </w:rPr>
        <w:t>Enterobacter cloacae</w:t>
      </w:r>
      <w:r w:rsidR="003D6E91">
        <w:rPr>
          <w:i/>
        </w:rPr>
        <w:t>, Autres entérobactéries</w:t>
      </w:r>
      <w:r>
        <w:t>)</w:t>
      </w:r>
    </w:p>
    <w:p w14:paraId="680C33AB" w14:textId="77777777" w:rsidR="0087714D" w:rsidRPr="0087714D" w:rsidRDefault="009E3281" w:rsidP="00CA432E">
      <w:pPr>
        <w:pStyle w:val="Paragraphedeliste"/>
        <w:numPr>
          <w:ilvl w:val="0"/>
          <w:numId w:val="3"/>
        </w:numPr>
        <w:tabs>
          <w:tab w:val="num" w:pos="1440"/>
        </w:tabs>
        <w:jc w:val="both"/>
      </w:pPr>
      <w:r w:rsidRPr="0087714D">
        <w:rPr>
          <w:i/>
          <w:iCs/>
        </w:rPr>
        <w:t>Enterococcus faecium</w:t>
      </w:r>
    </w:p>
    <w:p w14:paraId="6EA1ABEF" w14:textId="77777777" w:rsidR="00BB1AAE" w:rsidRPr="0087714D" w:rsidRDefault="009E3281" w:rsidP="00CA432E">
      <w:pPr>
        <w:pStyle w:val="Paragraphedeliste"/>
        <w:numPr>
          <w:ilvl w:val="0"/>
          <w:numId w:val="3"/>
        </w:numPr>
        <w:tabs>
          <w:tab w:val="num" w:pos="1440"/>
        </w:tabs>
        <w:jc w:val="both"/>
      </w:pPr>
      <w:r w:rsidRPr="0087714D">
        <w:rPr>
          <w:i/>
          <w:iCs/>
        </w:rPr>
        <w:t>Enterococcus faecalis</w:t>
      </w:r>
    </w:p>
    <w:p w14:paraId="4B4DD966" w14:textId="77777777" w:rsidR="00BB1AAE" w:rsidRPr="0087714D" w:rsidRDefault="003D6E91" w:rsidP="00CA432E">
      <w:pPr>
        <w:pStyle w:val="Paragraphedeliste"/>
        <w:numPr>
          <w:ilvl w:val="0"/>
          <w:numId w:val="3"/>
        </w:numPr>
        <w:jc w:val="both"/>
      </w:pPr>
      <w:r>
        <w:rPr>
          <w:i/>
          <w:iCs/>
        </w:rPr>
        <w:t>Acinetobacter baumannii</w:t>
      </w:r>
      <w:r w:rsidR="009E3281" w:rsidRPr="0087714D">
        <w:rPr>
          <w:i/>
          <w:iCs/>
        </w:rPr>
        <w:t>.</w:t>
      </w:r>
    </w:p>
    <w:p w14:paraId="21662243" w14:textId="77777777" w:rsidR="00BB1AAE" w:rsidRPr="00D02A2A" w:rsidRDefault="009E3281" w:rsidP="00CA432E">
      <w:pPr>
        <w:pStyle w:val="Paragraphedeliste"/>
        <w:numPr>
          <w:ilvl w:val="0"/>
          <w:numId w:val="3"/>
        </w:numPr>
        <w:jc w:val="both"/>
      </w:pPr>
      <w:r w:rsidRPr="0087714D">
        <w:rPr>
          <w:i/>
          <w:iCs/>
        </w:rPr>
        <w:t xml:space="preserve">Pseudomonas </w:t>
      </w:r>
      <w:r w:rsidR="00D02A2A">
        <w:rPr>
          <w:i/>
          <w:iCs/>
        </w:rPr>
        <w:t>aeruginosa</w:t>
      </w:r>
    </w:p>
    <w:p w14:paraId="663D3064" w14:textId="77777777" w:rsidR="006F00C1" w:rsidRDefault="006F00C1" w:rsidP="00CA432E">
      <w:pPr>
        <w:jc w:val="both"/>
      </w:pPr>
    </w:p>
    <w:p w14:paraId="5476542E" w14:textId="3454E94E" w:rsidR="0087714D" w:rsidRDefault="00452E9F" w:rsidP="00CA432E">
      <w:pPr>
        <w:jc w:val="both"/>
      </w:pPr>
      <w:r>
        <w:t>Les indicateurs</w:t>
      </w:r>
      <w:r w:rsidR="002A3A0C">
        <w:t xml:space="preserve"> demandés</w:t>
      </w:r>
      <w:r>
        <w:t xml:space="preserve"> sont, pour un micro-organisme et un type de résistance</w:t>
      </w:r>
      <w:r w:rsidR="0087714D">
        <w:t xml:space="preserve">: </w:t>
      </w:r>
    </w:p>
    <w:p w14:paraId="5A88391C" w14:textId="77777777" w:rsidR="00452E9F" w:rsidRDefault="0087714D" w:rsidP="00452E9F">
      <w:pPr>
        <w:pStyle w:val="Paragraphedeliste"/>
        <w:numPr>
          <w:ilvl w:val="0"/>
          <w:numId w:val="3"/>
        </w:numPr>
        <w:spacing w:after="240"/>
        <w:ind w:left="714" w:hanging="357"/>
        <w:jc w:val="both"/>
      </w:pPr>
      <w:r>
        <w:t xml:space="preserve">Proportion de résistance : </w:t>
      </w:r>
    </w:p>
    <w:p w14:paraId="3703BD31" w14:textId="77777777" w:rsidR="0087714D" w:rsidRDefault="00257094" w:rsidP="00452E9F">
      <w:pPr>
        <w:pStyle w:val="Paragraphedeliste"/>
        <w:spacing w:after="240"/>
        <w:jc w:val="both"/>
      </w:pPr>
      <m:oMathPara>
        <m:oMath>
          <m:f>
            <m:fPr>
              <m:ctrlPr>
                <w:rPr>
                  <w:rFonts w:ascii="Cambria Math" w:hAnsi="Cambria Math"/>
                  <w:i/>
                </w:rPr>
              </m:ctrlPr>
            </m:fPr>
            <m:num>
              <m:r>
                <w:rPr>
                  <w:rFonts w:ascii="Cambria Math" w:hAnsi="Cambria Math"/>
                </w:rPr>
                <m:t>nombre</m:t>
              </m:r>
              <m:r>
                <w:rPr>
                  <w:rFonts w:ascii="Cambria Math" w:hAnsi="Cambria Math"/>
                </w:rPr>
                <m:t xml:space="preserve"> </m:t>
              </m:r>
              <m:r>
                <w:rPr>
                  <w:rFonts w:ascii="Cambria Math" w:hAnsi="Cambria Math"/>
                </w:rPr>
                <m:t>de</m:t>
              </m:r>
              <m:r>
                <w:rPr>
                  <w:rFonts w:ascii="Cambria Math" w:hAnsi="Cambria Math"/>
                </w:rPr>
                <m:t xml:space="preserve"> </m:t>
              </m:r>
              <m:r>
                <w:rPr>
                  <w:rFonts w:ascii="Cambria Math" w:hAnsi="Cambria Math"/>
                </w:rPr>
                <m:t>souc</m:t>
              </m:r>
              <m:r>
                <w:rPr>
                  <w:rFonts w:ascii="Cambria Math" w:hAnsi="Cambria Math"/>
                </w:rPr>
                <m:t>h</m:t>
              </m:r>
              <m:r>
                <w:rPr>
                  <w:rFonts w:ascii="Cambria Math" w:hAnsi="Cambria Math"/>
                </w:rPr>
                <m:t>es</m:t>
              </m:r>
              <m:r>
                <w:rPr>
                  <w:rFonts w:ascii="Cambria Math" w:hAnsi="Cambria Math"/>
                </w:rPr>
                <m:t xml:space="preserve"> </m:t>
              </m:r>
              <m:r>
                <w:rPr>
                  <w:rFonts w:ascii="Cambria Math" w:hAnsi="Cambria Math"/>
                </w:rPr>
                <m:t>du</m:t>
              </m:r>
              <m:r>
                <w:rPr>
                  <w:rFonts w:ascii="Cambria Math" w:hAnsi="Cambria Math"/>
                </w:rPr>
                <m:t xml:space="preserve"> </m:t>
              </m:r>
              <m:r>
                <w:rPr>
                  <w:rFonts w:ascii="Cambria Math" w:hAnsi="Cambria Math"/>
                </w:rPr>
                <m:t>micro</m:t>
              </m:r>
              <m:r>
                <w:rPr>
                  <w:rFonts w:ascii="Cambria Math" w:hAnsi="Cambria Math"/>
                </w:rPr>
                <m:t>-</m:t>
              </m:r>
              <m:r>
                <w:rPr>
                  <w:rFonts w:ascii="Cambria Math" w:hAnsi="Cambria Math"/>
                </w:rPr>
                <m:t>organisme</m:t>
              </m:r>
              <m:r>
                <w:rPr>
                  <w:rFonts w:ascii="Cambria Math" w:hAnsi="Cambria Math"/>
                </w:rPr>
                <m:t xml:space="preserve"> </m:t>
              </m:r>
              <m:r>
                <w:rPr>
                  <w:rFonts w:ascii="Cambria Math" w:hAnsi="Cambria Math"/>
                </w:rPr>
                <m:t>r</m:t>
              </m:r>
              <m:r>
                <w:rPr>
                  <w:rFonts w:ascii="Cambria Math" w:hAnsi="Cambria Math"/>
                </w:rPr>
                <m:t>é</m:t>
              </m:r>
              <m:r>
                <w:rPr>
                  <w:rFonts w:ascii="Cambria Math" w:hAnsi="Cambria Math"/>
                </w:rPr>
                <m:t>sistantes</m:t>
              </m:r>
              <m:r>
                <w:rPr>
                  <w:rFonts w:ascii="Cambria Math" w:hAnsi="Cambria Math"/>
                </w:rPr>
                <m:t xml:space="preserve"> à </m:t>
              </m:r>
              <m:r>
                <w:rPr>
                  <w:rFonts w:ascii="Cambria Math" w:hAnsi="Cambria Math"/>
                </w:rPr>
                <m:t>une</m:t>
              </m:r>
              <m:r>
                <w:rPr>
                  <w:rFonts w:ascii="Cambria Math" w:hAnsi="Cambria Math"/>
                </w:rPr>
                <m:t xml:space="preserve"> </m:t>
              </m:r>
              <m:r>
                <w:rPr>
                  <w:rFonts w:ascii="Cambria Math" w:hAnsi="Cambria Math"/>
                </w:rPr>
                <m:t>classe</m:t>
              </m:r>
              <m:r>
                <w:rPr>
                  <w:rFonts w:ascii="Cambria Math" w:hAnsi="Cambria Math"/>
                </w:rPr>
                <m:t xml:space="preserve"> </m:t>
              </m:r>
              <m:r>
                <w:rPr>
                  <w:rFonts w:ascii="Cambria Math" w:hAnsi="Cambria Math"/>
                </w:rPr>
                <m:t>d</m:t>
              </m:r>
              <m:r>
                <w:rPr>
                  <w:rFonts w:ascii="Cambria Math" w:hAnsi="Cambria Math"/>
                </w:rPr>
                <m:t>'</m:t>
              </m:r>
              <m:r>
                <w:rPr>
                  <w:rFonts w:ascii="Cambria Math" w:hAnsi="Cambria Math"/>
                </w:rPr>
                <m:t>ATB</m:t>
              </m:r>
            </m:num>
            <m:den>
              <m:r>
                <w:rPr>
                  <w:rFonts w:ascii="Cambria Math" w:hAnsi="Cambria Math"/>
                </w:rPr>
                <m:t>nombre</m:t>
              </m:r>
              <m:r>
                <w:rPr>
                  <w:rFonts w:ascii="Cambria Math" w:hAnsi="Cambria Math"/>
                </w:rPr>
                <m:t xml:space="preserve"> </m:t>
              </m:r>
              <m:r>
                <w:rPr>
                  <w:rFonts w:ascii="Cambria Math" w:hAnsi="Cambria Math"/>
                </w:rPr>
                <m:t>de</m:t>
              </m:r>
              <m:r>
                <w:rPr>
                  <w:rFonts w:ascii="Cambria Math" w:hAnsi="Cambria Math"/>
                </w:rPr>
                <m:t xml:space="preserve"> </m:t>
              </m:r>
              <m:r>
                <w:rPr>
                  <w:rFonts w:ascii="Cambria Math" w:hAnsi="Cambria Math"/>
                </w:rPr>
                <m:t>souc</m:t>
              </m:r>
              <m:r>
                <w:rPr>
                  <w:rFonts w:ascii="Cambria Math" w:hAnsi="Cambria Math"/>
                </w:rPr>
                <m:t>h</m:t>
              </m:r>
              <m:r>
                <w:rPr>
                  <w:rFonts w:ascii="Cambria Math" w:hAnsi="Cambria Math"/>
                </w:rPr>
                <m:t>e</m:t>
              </m:r>
              <m:r>
                <w:rPr>
                  <w:rFonts w:ascii="Cambria Math" w:hAnsi="Cambria Math"/>
                </w:rPr>
                <m:t>s</m:t>
              </m:r>
              <m:r>
                <w:rPr>
                  <w:rFonts w:ascii="Cambria Math" w:hAnsi="Cambria Math"/>
                </w:rPr>
                <m:t xml:space="preserve"> </m:t>
              </m:r>
              <m:r>
                <w:rPr>
                  <w:rFonts w:ascii="Cambria Math" w:hAnsi="Cambria Math"/>
                </w:rPr>
                <m:t>test</m:t>
              </m:r>
              <m:r>
                <w:rPr>
                  <w:rFonts w:ascii="Cambria Math" w:hAnsi="Cambria Math"/>
                </w:rPr>
                <m:t>é</m:t>
              </m:r>
              <m:r>
                <w:rPr>
                  <w:rFonts w:ascii="Cambria Math" w:hAnsi="Cambria Math"/>
                </w:rPr>
                <m:t>es</m:t>
              </m:r>
              <m:r>
                <w:rPr>
                  <w:rFonts w:ascii="Cambria Math" w:hAnsi="Cambria Math"/>
                </w:rPr>
                <m:t xml:space="preserve"> </m:t>
              </m:r>
              <m:r>
                <w:rPr>
                  <w:rFonts w:ascii="Cambria Math" w:hAnsi="Cambria Math"/>
                </w:rPr>
                <m:t>pour</m:t>
              </m:r>
              <m:r>
                <w:rPr>
                  <w:rFonts w:ascii="Cambria Math" w:hAnsi="Cambria Math"/>
                </w:rPr>
                <m:t xml:space="preserve"> </m:t>
              </m:r>
              <m:r>
                <w:rPr>
                  <w:rFonts w:ascii="Cambria Math" w:hAnsi="Cambria Math"/>
                </w:rPr>
                <m:t>ce</m:t>
              </m:r>
              <m:r>
                <w:rPr>
                  <w:rFonts w:ascii="Cambria Math" w:hAnsi="Cambria Math"/>
                </w:rPr>
                <m:t xml:space="preserve"> </m:t>
              </m:r>
              <m:r>
                <w:rPr>
                  <w:rFonts w:ascii="Cambria Math" w:hAnsi="Cambria Math"/>
                </w:rPr>
                <m:t>micro</m:t>
              </m:r>
              <m:r>
                <w:rPr>
                  <w:rFonts w:ascii="Cambria Math" w:hAnsi="Cambria Math"/>
                </w:rPr>
                <m:t>-</m:t>
              </m:r>
              <m:r>
                <w:rPr>
                  <w:rFonts w:ascii="Cambria Math" w:hAnsi="Cambria Math"/>
                </w:rPr>
                <m:t>organisme</m:t>
              </m:r>
            </m:den>
          </m:f>
        </m:oMath>
      </m:oMathPara>
    </w:p>
    <w:p w14:paraId="257DC85C" w14:textId="77777777" w:rsidR="00452E9F" w:rsidRDefault="00452E9F" w:rsidP="00452E9F">
      <w:pPr>
        <w:pStyle w:val="Paragraphedeliste"/>
        <w:spacing w:before="360"/>
        <w:ind w:left="714"/>
        <w:jc w:val="both"/>
      </w:pPr>
    </w:p>
    <w:p w14:paraId="657C36CE" w14:textId="77777777" w:rsidR="00452E9F" w:rsidRDefault="0087714D" w:rsidP="00452E9F">
      <w:pPr>
        <w:pStyle w:val="Paragraphedeliste"/>
        <w:numPr>
          <w:ilvl w:val="0"/>
          <w:numId w:val="3"/>
        </w:numPr>
        <w:spacing w:before="360"/>
        <w:ind w:left="714" w:hanging="357"/>
        <w:jc w:val="both"/>
      </w:pPr>
      <w:r>
        <w:t xml:space="preserve">Densité d’incidence : </w:t>
      </w:r>
    </w:p>
    <w:p w14:paraId="694F5E51" w14:textId="77777777" w:rsidR="0087714D" w:rsidRDefault="00257094" w:rsidP="00452E9F">
      <w:pPr>
        <w:pStyle w:val="Paragraphedeliste"/>
        <w:jc w:val="both"/>
      </w:pPr>
      <m:oMathPara>
        <m:oMath>
          <m:f>
            <m:fPr>
              <m:ctrlPr>
                <w:rPr>
                  <w:rFonts w:ascii="Cambria Math" w:hAnsi="Cambria Math"/>
                  <w:i/>
                </w:rPr>
              </m:ctrlPr>
            </m:fPr>
            <m:num>
              <m:r>
                <w:rPr>
                  <w:rFonts w:ascii="Cambria Math" w:hAnsi="Cambria Math"/>
                </w:rPr>
                <m:t>nombre</m:t>
              </m:r>
              <m:r>
                <w:rPr>
                  <w:rFonts w:ascii="Cambria Math" w:hAnsi="Cambria Math"/>
                </w:rPr>
                <m:t xml:space="preserve"> </m:t>
              </m:r>
              <m:r>
                <w:rPr>
                  <w:rFonts w:ascii="Cambria Math" w:hAnsi="Cambria Math"/>
                </w:rPr>
                <m:t>de</m:t>
              </m:r>
              <m:r>
                <w:rPr>
                  <w:rFonts w:ascii="Cambria Math" w:hAnsi="Cambria Math"/>
                </w:rPr>
                <m:t xml:space="preserve"> </m:t>
              </m:r>
              <m:r>
                <w:rPr>
                  <w:rFonts w:ascii="Cambria Math" w:hAnsi="Cambria Math"/>
                </w:rPr>
                <m:t>souc</m:t>
              </m:r>
              <m:r>
                <w:rPr>
                  <w:rFonts w:ascii="Cambria Math" w:hAnsi="Cambria Math"/>
                </w:rPr>
                <m:t>h</m:t>
              </m:r>
              <m:r>
                <w:rPr>
                  <w:rFonts w:ascii="Cambria Math" w:hAnsi="Cambria Math"/>
                </w:rPr>
                <m:t>es</m:t>
              </m:r>
              <m:r>
                <w:rPr>
                  <w:rFonts w:ascii="Cambria Math" w:hAnsi="Cambria Math"/>
                </w:rPr>
                <m:t xml:space="preserve"> </m:t>
              </m:r>
              <m:r>
                <w:rPr>
                  <w:rFonts w:ascii="Cambria Math" w:hAnsi="Cambria Math"/>
                </w:rPr>
                <m:t>du</m:t>
              </m:r>
              <m:r>
                <w:rPr>
                  <w:rFonts w:ascii="Cambria Math" w:hAnsi="Cambria Math"/>
                </w:rPr>
                <m:t xml:space="preserve"> </m:t>
              </m:r>
              <m:r>
                <w:rPr>
                  <w:rFonts w:ascii="Cambria Math" w:hAnsi="Cambria Math"/>
                </w:rPr>
                <m:t>micro</m:t>
              </m:r>
              <m:r>
                <w:rPr>
                  <w:rFonts w:ascii="Cambria Math" w:hAnsi="Cambria Math"/>
                </w:rPr>
                <m:t>-</m:t>
              </m:r>
              <m:r>
                <w:rPr>
                  <w:rFonts w:ascii="Cambria Math" w:hAnsi="Cambria Math"/>
                </w:rPr>
                <m:t>organisme</m:t>
              </m:r>
              <m:r>
                <w:rPr>
                  <w:rFonts w:ascii="Cambria Math" w:hAnsi="Cambria Math"/>
                </w:rPr>
                <m:t xml:space="preserve"> </m:t>
              </m:r>
              <m:r>
                <w:rPr>
                  <w:rFonts w:ascii="Cambria Math" w:hAnsi="Cambria Math"/>
                </w:rPr>
                <m:t>r</m:t>
              </m:r>
              <m:r>
                <w:rPr>
                  <w:rFonts w:ascii="Cambria Math" w:hAnsi="Cambria Math"/>
                </w:rPr>
                <m:t>é</m:t>
              </m:r>
              <m:r>
                <w:rPr>
                  <w:rFonts w:ascii="Cambria Math" w:hAnsi="Cambria Math"/>
                </w:rPr>
                <m:t>sistantes</m:t>
              </m:r>
              <m:r>
                <w:rPr>
                  <w:rFonts w:ascii="Cambria Math" w:hAnsi="Cambria Math"/>
                </w:rPr>
                <m:t xml:space="preserve"> à </m:t>
              </m:r>
              <m:r>
                <w:rPr>
                  <w:rFonts w:ascii="Cambria Math" w:hAnsi="Cambria Math"/>
                </w:rPr>
                <m:t>une</m:t>
              </m:r>
              <m:r>
                <w:rPr>
                  <w:rFonts w:ascii="Cambria Math" w:hAnsi="Cambria Math"/>
                </w:rPr>
                <m:t xml:space="preserve"> </m:t>
              </m:r>
              <m:r>
                <w:rPr>
                  <w:rFonts w:ascii="Cambria Math" w:hAnsi="Cambria Math"/>
                </w:rPr>
                <m:t>classe</m:t>
              </m:r>
              <m:r>
                <w:rPr>
                  <w:rFonts w:ascii="Cambria Math" w:hAnsi="Cambria Math"/>
                </w:rPr>
                <m:t xml:space="preserve"> </m:t>
              </m:r>
              <m:r>
                <w:rPr>
                  <w:rFonts w:ascii="Cambria Math" w:hAnsi="Cambria Math"/>
                </w:rPr>
                <m:t>d</m:t>
              </m:r>
              <m:r>
                <w:rPr>
                  <w:rFonts w:ascii="Cambria Math" w:hAnsi="Cambria Math"/>
                </w:rPr>
                <m:t>'</m:t>
              </m:r>
              <m:r>
                <w:rPr>
                  <w:rFonts w:ascii="Cambria Math" w:hAnsi="Cambria Math"/>
                </w:rPr>
                <m:t>ATB</m:t>
              </m:r>
            </m:num>
            <m:den>
              <m:r>
                <w:rPr>
                  <w:rFonts w:ascii="Cambria Math" w:hAnsi="Cambria Math"/>
                </w:rPr>
                <m:t>nombre</m:t>
              </m:r>
              <m:r>
                <w:rPr>
                  <w:rFonts w:ascii="Cambria Math" w:hAnsi="Cambria Math"/>
                </w:rPr>
                <m:t xml:space="preserve"> </m:t>
              </m:r>
              <m:r>
                <w:rPr>
                  <w:rFonts w:ascii="Cambria Math" w:hAnsi="Cambria Math"/>
                </w:rPr>
                <m:t>total</m:t>
              </m:r>
              <m:r>
                <w:rPr>
                  <w:rFonts w:ascii="Cambria Math" w:hAnsi="Cambria Math"/>
                </w:rPr>
                <m:t xml:space="preserve"> </m:t>
              </m:r>
              <m:r>
                <w:rPr>
                  <w:rFonts w:ascii="Cambria Math" w:hAnsi="Cambria Math"/>
                </w:rPr>
                <m:t>de</m:t>
              </m:r>
              <m:r>
                <w:rPr>
                  <w:rFonts w:ascii="Cambria Math" w:hAnsi="Cambria Math"/>
                </w:rPr>
                <m:t xml:space="preserve"> </m:t>
              </m:r>
              <m:r>
                <w:rPr>
                  <w:rFonts w:ascii="Cambria Math" w:hAnsi="Cambria Math"/>
                </w:rPr>
                <m:t>journ</m:t>
              </m:r>
              <m:r>
                <w:rPr>
                  <w:rFonts w:ascii="Cambria Math" w:hAnsi="Cambria Math"/>
                </w:rPr>
                <m:t>é</m:t>
              </m:r>
              <m:r>
                <w:rPr>
                  <w:rFonts w:ascii="Cambria Math" w:hAnsi="Cambria Math"/>
                </w:rPr>
                <m:t>es</m:t>
              </m:r>
              <m:r>
                <w:rPr>
                  <w:rFonts w:ascii="Cambria Math" w:hAnsi="Cambria Math"/>
                </w:rPr>
                <m:t xml:space="preserve"> </m:t>
              </m:r>
              <m:sSup>
                <m:sSupPr>
                  <m:ctrlPr>
                    <w:rPr>
                      <w:rFonts w:ascii="Cambria Math" w:hAnsi="Cambria Math"/>
                      <w:i/>
                    </w:rPr>
                  </m:ctrlPr>
                </m:sSupPr>
                <m:e>
                  <m:r>
                    <w:rPr>
                      <w:rFonts w:ascii="Cambria Math" w:hAnsi="Cambria Math"/>
                    </w:rPr>
                    <m:t>d</m:t>
                  </m:r>
                </m:e>
                <m:sup>
                  <m:r>
                    <w:rPr>
                      <w:rFonts w:ascii="Cambria Math" w:hAnsi="Cambria Math"/>
                    </w:rPr>
                    <m:t>'</m:t>
                  </m:r>
                </m:sup>
              </m:sSup>
              <m:r>
                <w:rPr>
                  <w:rFonts w:ascii="Cambria Math" w:hAnsi="Cambria Math"/>
                </w:rPr>
                <m:t>h</m:t>
              </m:r>
              <m:r>
                <w:rPr>
                  <w:rFonts w:ascii="Cambria Math" w:hAnsi="Cambria Math"/>
                </w:rPr>
                <m:t>o</m:t>
              </m:r>
              <m:r>
                <w:rPr>
                  <w:rFonts w:ascii="Cambria Math" w:hAnsi="Cambria Math"/>
                </w:rPr>
                <m:t>s</m:t>
              </m:r>
              <m:r>
                <w:rPr>
                  <w:rFonts w:ascii="Cambria Math" w:hAnsi="Cambria Math"/>
                </w:rPr>
                <m:t>pitalisation</m:t>
              </m:r>
              <m:r>
                <w:rPr>
                  <w:rFonts w:ascii="Cambria Math" w:hAnsi="Cambria Math"/>
                </w:rPr>
                <m:t xml:space="preserve"> </m:t>
              </m:r>
            </m:den>
          </m:f>
          <m:r>
            <w:rPr>
              <w:rFonts w:ascii="Cambria Math" w:hAnsi="Cambria Math"/>
            </w:rPr>
            <m:t>*</m:t>
          </m:r>
          <m:r>
            <w:rPr>
              <w:rFonts w:ascii="Cambria Math" w:hAnsi="Cambria Math"/>
            </w:rPr>
            <m:t xml:space="preserve">1000 </m:t>
          </m:r>
        </m:oMath>
      </m:oMathPara>
    </w:p>
    <w:p w14:paraId="24E22F55" w14:textId="77777777" w:rsidR="0087714D" w:rsidRDefault="0087714D" w:rsidP="00CA432E">
      <w:pPr>
        <w:jc w:val="both"/>
      </w:pPr>
    </w:p>
    <w:p w14:paraId="143E848E" w14:textId="647FCE55" w:rsidR="00E250B2" w:rsidRDefault="002A3A0C" w:rsidP="00CA432E">
      <w:pPr>
        <w:jc w:val="both"/>
      </w:pPr>
      <w:r>
        <w:t xml:space="preserve">En complément, des indicateurs plus spécifiques correspondant aux </w:t>
      </w:r>
      <w:r w:rsidR="00E250B2">
        <w:t xml:space="preserve">indicateurs de la stratégie nationale </w:t>
      </w:r>
      <w:r>
        <w:t>sont demandés</w:t>
      </w:r>
      <w:r w:rsidR="00E250B2">
        <w:t xml:space="preserve"> : </w:t>
      </w:r>
    </w:p>
    <w:p w14:paraId="3D7009A9" w14:textId="77777777" w:rsidR="00E250B2" w:rsidRDefault="00E250B2" w:rsidP="00E250B2">
      <w:pPr>
        <w:pStyle w:val="Paragraphedeliste"/>
        <w:numPr>
          <w:ilvl w:val="0"/>
          <w:numId w:val="3"/>
        </w:numPr>
        <w:jc w:val="both"/>
      </w:pPr>
      <w:r>
        <w:t xml:space="preserve">La proportion de </w:t>
      </w:r>
      <w:r w:rsidRPr="00E250B2">
        <w:rPr>
          <w:i/>
        </w:rPr>
        <w:t>S. aureus</w:t>
      </w:r>
      <w:r>
        <w:t xml:space="preserve"> résistants à la méticilline (SARM) parmi les </w:t>
      </w:r>
      <w:r w:rsidRPr="00E250B2">
        <w:rPr>
          <w:i/>
        </w:rPr>
        <w:t>S. aureus</w:t>
      </w:r>
      <w:r>
        <w:t xml:space="preserve"> isolés d’hémocultures ; et la densité d’incidence des SARM / 1000 </w:t>
      </w:r>
      <w:r w:rsidR="00C82297">
        <w:t>journées d’hospitalisation (JH),</w:t>
      </w:r>
      <w:r>
        <w:t xml:space="preserve"> tout prélèvement à visée diagnostique</w:t>
      </w:r>
      <w:r w:rsidR="00C82297">
        <w:t xml:space="preserve"> confondus</w:t>
      </w:r>
    </w:p>
    <w:p w14:paraId="0E2F7C94" w14:textId="77777777" w:rsidR="00E250B2" w:rsidRDefault="00E250B2" w:rsidP="006A7FED">
      <w:pPr>
        <w:pStyle w:val="Paragraphedeliste"/>
        <w:numPr>
          <w:ilvl w:val="0"/>
          <w:numId w:val="3"/>
        </w:numPr>
        <w:jc w:val="both"/>
      </w:pPr>
      <w:r>
        <w:t xml:space="preserve">La proportion de souches résistantes à la vancomycine chez </w:t>
      </w:r>
      <w:r w:rsidRPr="00E250B2">
        <w:rPr>
          <w:i/>
        </w:rPr>
        <w:t>E</w:t>
      </w:r>
      <w:r w:rsidR="00C82297">
        <w:rPr>
          <w:i/>
        </w:rPr>
        <w:t>.</w:t>
      </w:r>
      <w:r w:rsidRPr="00E250B2">
        <w:rPr>
          <w:i/>
        </w:rPr>
        <w:t xml:space="preserve"> faecium</w:t>
      </w:r>
      <w:r>
        <w:t xml:space="preserve"> isolés d’hémocultures </w:t>
      </w:r>
    </w:p>
    <w:p w14:paraId="4ECAE79F" w14:textId="77777777" w:rsidR="00E250B2" w:rsidRDefault="00E250B2" w:rsidP="007D7753">
      <w:pPr>
        <w:pStyle w:val="Paragraphedeliste"/>
        <w:numPr>
          <w:ilvl w:val="0"/>
          <w:numId w:val="3"/>
        </w:numPr>
        <w:jc w:val="both"/>
      </w:pPr>
      <w:r>
        <w:t xml:space="preserve">La densité d’incidence </w:t>
      </w:r>
      <w:r w:rsidRPr="00E250B2">
        <w:rPr>
          <w:i/>
        </w:rPr>
        <w:t>K. pneumoniae</w:t>
      </w:r>
      <w:r>
        <w:t xml:space="preserve"> résistant</w:t>
      </w:r>
      <w:r w:rsidR="00C82297">
        <w:t xml:space="preserve">s aux C3G (BLSE)/1 000 JH, tous </w:t>
      </w:r>
      <w:r>
        <w:t>prélèvement</w:t>
      </w:r>
      <w:r w:rsidR="00C82297">
        <w:t>s</w:t>
      </w:r>
      <w:r>
        <w:t xml:space="preserve"> à visée diagnostique</w:t>
      </w:r>
      <w:r w:rsidR="00C82297">
        <w:t xml:space="preserve"> confondus</w:t>
      </w:r>
    </w:p>
    <w:p w14:paraId="59249EE5" w14:textId="400B061A" w:rsidR="00E250B2" w:rsidRDefault="00E250B2" w:rsidP="00FB5493">
      <w:pPr>
        <w:pStyle w:val="Paragraphedeliste"/>
        <w:numPr>
          <w:ilvl w:val="0"/>
          <w:numId w:val="3"/>
        </w:numPr>
        <w:jc w:val="both"/>
      </w:pPr>
      <w:r>
        <w:t xml:space="preserve">La proportion de souches </w:t>
      </w:r>
      <w:r w:rsidR="00F01010">
        <w:t>productrices de carbapénémases</w:t>
      </w:r>
      <w:r>
        <w:t xml:space="preserve"> chez </w:t>
      </w:r>
      <w:r w:rsidRPr="00E250B2">
        <w:rPr>
          <w:i/>
        </w:rPr>
        <w:t>K. pneumoniae</w:t>
      </w:r>
      <w:r>
        <w:t xml:space="preserve"> isolés d’hémocultures</w:t>
      </w:r>
    </w:p>
    <w:p w14:paraId="6CF092C0" w14:textId="315FE1F3" w:rsidR="00E250B2" w:rsidRDefault="00E250B2" w:rsidP="00A4464C">
      <w:pPr>
        <w:pStyle w:val="Paragraphedeliste"/>
        <w:numPr>
          <w:ilvl w:val="0"/>
          <w:numId w:val="3"/>
        </w:numPr>
        <w:jc w:val="both"/>
      </w:pPr>
      <w:r>
        <w:t xml:space="preserve">La densité d’incidence toutes </w:t>
      </w:r>
      <w:r w:rsidR="00F01010">
        <w:t xml:space="preserve">Entérobacterales productrices de carbapénémases </w:t>
      </w:r>
      <w:r w:rsidR="00C82297">
        <w:t>/</w:t>
      </w:r>
      <w:r w:rsidR="00F01010">
        <w:t xml:space="preserve"> </w:t>
      </w:r>
      <w:r w:rsidR="00C82297">
        <w:t xml:space="preserve">1 000 JH, tous </w:t>
      </w:r>
      <w:r>
        <w:t>prélèvement</w:t>
      </w:r>
      <w:r w:rsidR="00C82297">
        <w:t>s</w:t>
      </w:r>
      <w:r>
        <w:t xml:space="preserve"> à visée diagnostique</w:t>
      </w:r>
      <w:r w:rsidR="00C82297">
        <w:t xml:space="preserve"> confondu</w:t>
      </w:r>
      <w:r w:rsidR="00B64029">
        <w:t>s</w:t>
      </w:r>
    </w:p>
    <w:p w14:paraId="4BFA251C" w14:textId="466BF221" w:rsidR="00F01010" w:rsidRDefault="00F01010" w:rsidP="00F01010">
      <w:pPr>
        <w:pStyle w:val="Paragraphedeliste"/>
        <w:numPr>
          <w:ilvl w:val="0"/>
          <w:numId w:val="3"/>
        </w:numPr>
        <w:jc w:val="both"/>
      </w:pPr>
      <w:r>
        <w:t>La densité d’incidence toutes Entérobacterales productrices de BLSE / 1 000 JH, tous prélèvements à visée diagnostique confondu</w:t>
      </w:r>
      <w:r w:rsidR="00B64029">
        <w:t>s</w:t>
      </w:r>
    </w:p>
    <w:p w14:paraId="20CAF53F" w14:textId="252F36E6" w:rsidR="009D517F" w:rsidRDefault="009D517F" w:rsidP="00CA432E">
      <w:pPr>
        <w:jc w:val="both"/>
      </w:pPr>
    </w:p>
    <w:p w14:paraId="643ACE9A" w14:textId="212C858C" w:rsidR="0087714D" w:rsidRDefault="009D517F" w:rsidP="00CA432E">
      <w:pPr>
        <w:jc w:val="both"/>
      </w:pPr>
      <w:r w:rsidRPr="006D1466">
        <w:rPr>
          <w:b/>
          <w:i/>
          <w:color w:val="2F5496" w:themeColor="accent5" w:themeShade="BF"/>
        </w:rPr>
        <w:t>Temporalité :</w:t>
      </w:r>
      <w:r w:rsidRPr="009D517F">
        <w:rPr>
          <w:color w:val="2F5496" w:themeColor="accent5" w:themeShade="BF"/>
        </w:rPr>
        <w:t xml:space="preserve"> </w:t>
      </w:r>
      <w:r w:rsidR="0087714D">
        <w:t xml:space="preserve">Ces indicateurs seront </w:t>
      </w:r>
      <w:r w:rsidR="00BF443B">
        <w:t>estimés</w:t>
      </w:r>
      <w:r w:rsidR="00D911F4">
        <w:t xml:space="preserve"> annuellement</w:t>
      </w:r>
      <w:r w:rsidR="00EF6C4B">
        <w:t>.</w:t>
      </w:r>
      <w:r w:rsidR="00FF467E">
        <w:t xml:space="preserve"> </w:t>
      </w:r>
      <w:r w:rsidR="00D911F4">
        <w:t>U</w:t>
      </w:r>
      <w:r w:rsidR="00FF467E">
        <w:t xml:space="preserve">ne stratification par trimestre sera aussi demandée. </w:t>
      </w:r>
    </w:p>
    <w:p w14:paraId="3F14D7B7" w14:textId="77777777" w:rsidR="009E3281" w:rsidRDefault="008D276D" w:rsidP="00CA432E">
      <w:pPr>
        <w:jc w:val="both"/>
      </w:pPr>
      <w:r w:rsidRPr="006D1466">
        <w:rPr>
          <w:b/>
          <w:i/>
          <w:color w:val="2F5496" w:themeColor="accent5" w:themeShade="BF"/>
        </w:rPr>
        <w:t>Critère d’inclusion :</w:t>
      </w:r>
      <w:r w:rsidRPr="009D517F">
        <w:rPr>
          <w:color w:val="2F5496" w:themeColor="accent5" w:themeShade="BF"/>
        </w:rPr>
        <w:t xml:space="preserve"> </w:t>
      </w:r>
      <w:r w:rsidR="00CA432E">
        <w:t>Seules les souches de bactéries isolées des prélèvements à visée diagnostique ayant fait l’objet d’un antibiogramme sont inclues dans la surveillance (entre 1</w:t>
      </w:r>
      <w:r w:rsidR="00CA432E" w:rsidRPr="00CA432E">
        <w:rPr>
          <w:vertAlign w:val="superscript"/>
        </w:rPr>
        <w:t>er</w:t>
      </w:r>
      <w:r w:rsidR="00CA432E">
        <w:t xml:space="preserve"> janvier et 31 décembre 202X). </w:t>
      </w:r>
    </w:p>
    <w:p w14:paraId="1DA4654B" w14:textId="77777777" w:rsidR="008D276D" w:rsidRDefault="008D276D" w:rsidP="00CA432E">
      <w:pPr>
        <w:jc w:val="both"/>
      </w:pPr>
      <w:r w:rsidRPr="006D1466">
        <w:rPr>
          <w:b/>
          <w:i/>
          <w:color w:val="2F5496" w:themeColor="accent5" w:themeShade="BF"/>
        </w:rPr>
        <w:t xml:space="preserve">Point de </w:t>
      </w:r>
      <w:r w:rsidR="008F1AA4" w:rsidRPr="006D1466">
        <w:rPr>
          <w:b/>
          <w:i/>
          <w:color w:val="2F5496" w:themeColor="accent5" w:themeShade="BF"/>
        </w:rPr>
        <w:t>vigilance</w:t>
      </w:r>
      <w:r w:rsidRPr="006D1466">
        <w:rPr>
          <w:b/>
          <w:i/>
          <w:color w:val="2F5496" w:themeColor="accent5" w:themeShade="BF"/>
        </w:rPr>
        <w:t> :</w:t>
      </w:r>
      <w:r w:rsidRPr="009D517F">
        <w:rPr>
          <w:color w:val="2F5496" w:themeColor="accent5" w:themeShade="BF"/>
        </w:rPr>
        <w:t xml:space="preserve"> </w:t>
      </w:r>
      <w:r>
        <w:t>Afin d’éviter de comptabiliser plusieurs fois une même infection, un dé</w:t>
      </w:r>
      <w:r w:rsidR="008F1AA4">
        <w:t>-</w:t>
      </w:r>
      <w:r>
        <w:t>doublonnage doit être effectué, selon les même</w:t>
      </w:r>
      <w:r w:rsidR="008F1AA4">
        <w:t>s</w:t>
      </w:r>
      <w:r>
        <w:t xml:space="preserve"> règles que SPARES. </w:t>
      </w:r>
    </w:p>
    <w:p w14:paraId="47424BF7" w14:textId="55692EA0" w:rsidR="00534A0E" w:rsidRDefault="00534A0E" w:rsidP="00CA432E">
      <w:pPr>
        <w:jc w:val="both"/>
      </w:pPr>
    </w:p>
    <w:p w14:paraId="13CDCCF4" w14:textId="472BED7F" w:rsidR="009E3281" w:rsidRDefault="00534A0E" w:rsidP="00CA432E">
      <w:pPr>
        <w:jc w:val="both"/>
      </w:pPr>
      <w:r w:rsidRPr="00534A0E">
        <w:rPr>
          <w:b/>
          <w:i/>
          <w:color w:val="2F5496" w:themeColor="accent5" w:themeShade="BF"/>
        </w:rPr>
        <w:t xml:space="preserve">Stratification par : </w:t>
      </w:r>
      <w:r>
        <w:t>Age, s</w:t>
      </w:r>
      <w:r w:rsidRPr="00534A0E">
        <w:t>ex</w:t>
      </w:r>
      <w:r>
        <w:t xml:space="preserve">e, infection, site de prélèvement, service, établissement, type d’établissement, département de l’établissement, date de prélèvement (mois ou trimestre) </w:t>
      </w:r>
    </w:p>
    <w:p w14:paraId="7AEA36F6" w14:textId="583AB623" w:rsidR="009E3281" w:rsidRDefault="009D517F" w:rsidP="00CA432E">
      <w:pPr>
        <w:jc w:val="both"/>
      </w:pPr>
      <w:r w:rsidRPr="001B149F">
        <w:rPr>
          <w:b/>
          <w:i/>
          <w:color w:val="2F5496" w:themeColor="accent5" w:themeShade="BF"/>
        </w:rPr>
        <w:t>Données complémentaires :</w:t>
      </w:r>
      <w:r w:rsidRPr="009D517F">
        <w:rPr>
          <w:color w:val="2F5496" w:themeColor="accent5" w:themeShade="BF"/>
        </w:rPr>
        <w:t xml:space="preserve"> </w:t>
      </w:r>
      <w:r w:rsidR="00544EC2">
        <w:t>Afin de mieux appréhender les</w:t>
      </w:r>
      <w:r w:rsidR="000451B8">
        <w:t xml:space="preserve"> données </w:t>
      </w:r>
      <w:r w:rsidR="00544EC2">
        <w:t xml:space="preserve">et pouvoir comparer plus facilement les </w:t>
      </w:r>
      <w:r w:rsidR="000451B8">
        <w:t>indicateurs</w:t>
      </w:r>
      <w:r w:rsidR="00544EC2">
        <w:t xml:space="preserve"> au sein du territoire</w:t>
      </w:r>
      <w:r w:rsidR="005B5E8A">
        <w:t>, nous souhaiterions recevoir,</w:t>
      </w:r>
      <w:r w:rsidR="00544EC2">
        <w:t xml:space="preserve"> </w:t>
      </w:r>
      <w:r w:rsidR="00B106EA">
        <w:t xml:space="preserve">pour </w:t>
      </w:r>
      <w:r w:rsidR="00534263">
        <w:t>tous les</w:t>
      </w:r>
      <w:r w:rsidR="00B106EA">
        <w:t xml:space="preserve"> indicateur</w:t>
      </w:r>
      <w:r w:rsidR="00534263">
        <w:t>s</w:t>
      </w:r>
      <w:r w:rsidR="00B106EA">
        <w:t xml:space="preserve"> agrégé</w:t>
      </w:r>
      <w:r w:rsidR="00534263">
        <w:t>s demandés</w:t>
      </w:r>
      <w:r w:rsidR="00B106EA">
        <w:t>, le numérateur et dénominateur utilisés (</w:t>
      </w:r>
      <w:r w:rsidR="00534A0E">
        <w:t>l</w:t>
      </w:r>
      <w:r w:rsidR="00B106EA">
        <w:t xml:space="preserve">e nombre de souches avec une résistance, </w:t>
      </w:r>
      <w:r w:rsidR="00544EC2">
        <w:t>le nombre de souches testés</w:t>
      </w:r>
      <w:r w:rsidR="00B106EA">
        <w:t xml:space="preserve">, le nombre total de JH). </w:t>
      </w:r>
    </w:p>
    <w:p w14:paraId="253EEC25" w14:textId="66D15D72" w:rsidR="00DC61D0" w:rsidRDefault="00DC61D0" w:rsidP="00CA432E">
      <w:pPr>
        <w:jc w:val="both"/>
        <w:rPr>
          <w:color w:val="2F5496" w:themeColor="accent5" w:themeShade="BF"/>
        </w:rPr>
      </w:pPr>
    </w:p>
    <w:p w14:paraId="08FACA17" w14:textId="77777777" w:rsidR="00534A0E" w:rsidRDefault="00534A0E" w:rsidP="00CA432E">
      <w:pPr>
        <w:jc w:val="both"/>
        <w:rPr>
          <w:color w:val="2F5496" w:themeColor="accent5" w:themeShade="BF"/>
        </w:rPr>
      </w:pPr>
    </w:p>
    <w:p w14:paraId="0489368B" w14:textId="33A87420" w:rsidR="00DC61D0" w:rsidRPr="0071160B" w:rsidRDefault="00DC61D0" w:rsidP="00DC61D0">
      <w:pPr>
        <w:pStyle w:val="Paragraphedeliste"/>
        <w:numPr>
          <w:ilvl w:val="0"/>
          <w:numId w:val="10"/>
        </w:numPr>
        <w:pBdr>
          <w:bottom w:val="single" w:sz="4" w:space="1" w:color="2F5496" w:themeColor="accent5" w:themeShade="BF"/>
        </w:pBdr>
        <w:jc w:val="both"/>
        <w:rPr>
          <w:color w:val="2F5496" w:themeColor="accent5" w:themeShade="BF"/>
          <w:sz w:val="24"/>
        </w:rPr>
      </w:pPr>
      <w:r w:rsidRPr="0071160B">
        <w:rPr>
          <w:color w:val="2F5496" w:themeColor="accent5" w:themeShade="BF"/>
          <w:sz w:val="24"/>
        </w:rPr>
        <w:t>Consommation d’antibiotiqu</w:t>
      </w:r>
      <w:r w:rsidR="00852E51">
        <w:rPr>
          <w:color w:val="2F5496" w:themeColor="accent5" w:themeShade="BF"/>
          <w:sz w:val="24"/>
        </w:rPr>
        <w:t>es</w:t>
      </w:r>
    </w:p>
    <w:p w14:paraId="0E5D940E" w14:textId="77777777" w:rsidR="00C219A1" w:rsidRPr="00B106EA" w:rsidRDefault="00C219A1" w:rsidP="000917A1">
      <w:pPr>
        <w:jc w:val="both"/>
        <w:rPr>
          <w:rFonts w:cstheme="minorHAnsi"/>
        </w:rPr>
      </w:pPr>
    </w:p>
    <w:p w14:paraId="5B5790D0" w14:textId="77777777" w:rsidR="000917A1" w:rsidRDefault="00B106EA" w:rsidP="000917A1">
      <w:pPr>
        <w:pStyle w:val="Paragraphedeliste"/>
        <w:numPr>
          <w:ilvl w:val="0"/>
          <w:numId w:val="9"/>
        </w:numPr>
        <w:jc w:val="both"/>
        <w:rPr>
          <w:rFonts w:cstheme="minorHAnsi"/>
        </w:rPr>
      </w:pPr>
      <w:r>
        <w:rPr>
          <w:rFonts w:cstheme="minorHAnsi"/>
        </w:rPr>
        <w:t xml:space="preserve">Consommation globale d’antibiotiques, à travers les trois indicateurs suivants: </w:t>
      </w:r>
    </w:p>
    <w:p w14:paraId="76D28453" w14:textId="4E3ED3FE" w:rsidR="00830638" w:rsidRPr="000917A1" w:rsidRDefault="00F16DF9" w:rsidP="000917A1">
      <w:pPr>
        <w:pStyle w:val="Paragraphedeliste"/>
        <w:numPr>
          <w:ilvl w:val="1"/>
          <w:numId w:val="9"/>
        </w:numPr>
        <w:jc w:val="both"/>
        <w:rPr>
          <w:rFonts w:cstheme="minorHAnsi"/>
        </w:rPr>
      </w:pPr>
      <w:commentRangeStart w:id="1"/>
      <w:r w:rsidRPr="000917A1">
        <w:rPr>
          <w:rFonts w:cstheme="minorHAnsi"/>
          <w:b/>
        </w:rPr>
        <w:t>Dispensation</w:t>
      </w:r>
      <w:r w:rsidR="000917A1" w:rsidRPr="000917A1">
        <w:rPr>
          <w:rFonts w:cstheme="minorHAnsi"/>
          <w:b/>
        </w:rPr>
        <w:t>s</w:t>
      </w:r>
      <w:commentRangeEnd w:id="1"/>
      <w:r w:rsidR="00E67B1A">
        <w:rPr>
          <w:rStyle w:val="Marquedecommentaire"/>
        </w:rPr>
        <w:commentReference w:id="1"/>
      </w:r>
      <w:r w:rsidRPr="000917A1">
        <w:rPr>
          <w:rFonts w:cstheme="minorHAnsi"/>
          <w:b/>
        </w:rPr>
        <w:t> :</w:t>
      </w:r>
      <w:r w:rsidRPr="000917A1">
        <w:rPr>
          <w:rFonts w:cstheme="minorHAnsi"/>
        </w:rPr>
        <w:t xml:space="preserve"> elle</w:t>
      </w:r>
      <w:r w:rsidR="000917A1" w:rsidRPr="000917A1">
        <w:rPr>
          <w:rFonts w:cstheme="minorHAnsi"/>
        </w:rPr>
        <w:t>s</w:t>
      </w:r>
      <w:r w:rsidRPr="000917A1">
        <w:rPr>
          <w:rFonts w:cstheme="minorHAnsi"/>
        </w:rPr>
        <w:t xml:space="preserve"> représente</w:t>
      </w:r>
      <w:r w:rsidR="000917A1" w:rsidRPr="000917A1">
        <w:rPr>
          <w:rFonts w:cstheme="minorHAnsi"/>
        </w:rPr>
        <w:t>nt</w:t>
      </w:r>
      <w:r w:rsidRPr="000917A1">
        <w:rPr>
          <w:rFonts w:cstheme="minorHAnsi"/>
        </w:rPr>
        <w:t xml:space="preserve"> les antibiotiques délivrés par la pharmacie hospitalière aux unités de soins. La dispensation est exprimée en nombre de doses définies journalières (DDJ) pour 1 000 journées d’hospitalisation (JH), ce qui permet de quantifier précisément les volumes d'antibiotiques utilisés.</w:t>
      </w:r>
      <w:r w:rsidR="00830638" w:rsidRPr="000917A1">
        <w:rPr>
          <w:rFonts w:cstheme="minorHAnsi"/>
        </w:rPr>
        <w:t xml:space="preserve"> </w:t>
      </w:r>
    </w:p>
    <w:p w14:paraId="496C5CCC" w14:textId="77777777" w:rsidR="00F16DF9" w:rsidRPr="00126912" w:rsidRDefault="00F16DF9" w:rsidP="000917A1">
      <w:pPr>
        <w:pStyle w:val="Paragraphedeliste"/>
        <w:ind w:left="1069"/>
        <w:jc w:val="both"/>
        <w:rPr>
          <w:rFonts w:cstheme="minorHAnsi"/>
        </w:rPr>
      </w:pPr>
    </w:p>
    <w:p w14:paraId="5D30ECA1" w14:textId="4E405710" w:rsidR="00F16DF9" w:rsidRDefault="00F16DF9" w:rsidP="000917A1">
      <w:pPr>
        <w:pStyle w:val="Paragraphedeliste"/>
        <w:numPr>
          <w:ilvl w:val="1"/>
          <w:numId w:val="9"/>
        </w:numPr>
        <w:jc w:val="both"/>
        <w:rPr>
          <w:rFonts w:cstheme="minorHAnsi"/>
        </w:rPr>
      </w:pPr>
      <w:r w:rsidRPr="00C2636B">
        <w:rPr>
          <w:rFonts w:cstheme="minorHAnsi"/>
          <w:b/>
        </w:rPr>
        <w:t>Prescriptions </w:t>
      </w:r>
      <w:r w:rsidRPr="00516C29">
        <w:rPr>
          <w:rFonts w:cstheme="minorHAnsi"/>
          <w:b/>
        </w:rPr>
        <w:t>:</w:t>
      </w:r>
      <w:r w:rsidRPr="00F16DF9">
        <w:rPr>
          <w:rFonts w:cstheme="minorHAnsi"/>
        </w:rPr>
        <w:t xml:space="preserve"> </w:t>
      </w:r>
      <w:r w:rsidR="00B106EA">
        <w:rPr>
          <w:rFonts w:cstheme="minorHAnsi"/>
        </w:rPr>
        <w:t>E</w:t>
      </w:r>
      <w:r w:rsidRPr="00C2636B">
        <w:rPr>
          <w:rFonts w:cstheme="minorHAnsi"/>
        </w:rPr>
        <w:t>lles correspondent aux antibiotiques prescrits par les professionnels de santé pour les patients. Ces données reflètent les choix thérapeutiques et les pratiques médicales. La prescription est exprimée</w:t>
      </w:r>
      <w:r w:rsidR="00B106EA">
        <w:rPr>
          <w:rFonts w:cstheme="minorHAnsi"/>
        </w:rPr>
        <w:t xml:space="preserve"> en DDJ / 1 000 JH et</w:t>
      </w:r>
      <w:r w:rsidRPr="00C2636B">
        <w:rPr>
          <w:rFonts w:cstheme="minorHAnsi"/>
        </w:rPr>
        <w:t xml:space="preserve"> en </w:t>
      </w:r>
      <w:r w:rsidRPr="00F16DF9">
        <w:rPr>
          <w:rFonts w:cstheme="minorHAnsi"/>
        </w:rPr>
        <w:t>nombre de prescription pour 1 000 journées d'hospitalisation (JH)</w:t>
      </w:r>
      <w:r w:rsidRPr="00C2636B">
        <w:rPr>
          <w:rFonts w:cstheme="minorHAnsi"/>
        </w:rPr>
        <w:t>, ce qui permet d’évaluer la fréquence avec laquelle les antibiotiques sont prescrits.</w:t>
      </w:r>
      <w:r w:rsidR="00830638">
        <w:rPr>
          <w:rFonts w:cstheme="minorHAnsi"/>
        </w:rPr>
        <w:t xml:space="preserve"> </w:t>
      </w:r>
    </w:p>
    <w:p w14:paraId="0191AD34" w14:textId="77777777" w:rsidR="00B106EA" w:rsidRPr="00B106EA" w:rsidRDefault="00B106EA" w:rsidP="000917A1">
      <w:pPr>
        <w:pStyle w:val="Paragraphedeliste"/>
        <w:rPr>
          <w:rFonts w:cstheme="minorHAnsi"/>
        </w:rPr>
      </w:pPr>
    </w:p>
    <w:p w14:paraId="7E14DDE6" w14:textId="0CE69786" w:rsidR="00B106EA" w:rsidRDefault="00B106EA" w:rsidP="000917A1">
      <w:pPr>
        <w:pStyle w:val="Paragraphedeliste"/>
        <w:numPr>
          <w:ilvl w:val="1"/>
          <w:numId w:val="9"/>
        </w:numPr>
        <w:jc w:val="both"/>
        <w:rPr>
          <w:rFonts w:cstheme="minorHAnsi"/>
        </w:rPr>
      </w:pPr>
      <w:commentRangeStart w:id="2"/>
      <w:r w:rsidRPr="000917A1">
        <w:rPr>
          <w:rFonts w:cstheme="minorHAnsi"/>
          <w:b/>
        </w:rPr>
        <w:t>Admini</w:t>
      </w:r>
      <w:commentRangeEnd w:id="2"/>
      <w:r w:rsidR="00E67B1A">
        <w:rPr>
          <w:rStyle w:val="Marquedecommentaire"/>
        </w:rPr>
        <w:commentReference w:id="2"/>
      </w:r>
      <w:r w:rsidRPr="000917A1">
        <w:rPr>
          <w:rFonts w:cstheme="minorHAnsi"/>
          <w:b/>
        </w:rPr>
        <w:t>stration :</w:t>
      </w:r>
      <w:r>
        <w:rPr>
          <w:rFonts w:cstheme="minorHAnsi"/>
        </w:rPr>
        <w:t xml:space="preserve"> L’administration correspond aux antibiotiques réellement administrés aux patients. C’est l’indicateur le plus proche de ce que consomme réellement le patient. Elle est exprimée en DDJ / 1 OOO JH. </w:t>
      </w:r>
    </w:p>
    <w:p w14:paraId="426F4A34" w14:textId="427E9591" w:rsidR="00830638" w:rsidRDefault="00830638" w:rsidP="00F16DF9">
      <w:pPr>
        <w:pStyle w:val="Paragraphedeliste"/>
        <w:ind w:left="1069"/>
        <w:jc w:val="both"/>
        <w:rPr>
          <w:rFonts w:cstheme="minorHAnsi"/>
        </w:rPr>
      </w:pPr>
    </w:p>
    <w:p w14:paraId="3802009C" w14:textId="644EB413" w:rsidR="00F16DF9" w:rsidRDefault="00830638" w:rsidP="000917A1">
      <w:pPr>
        <w:pStyle w:val="Paragraphedeliste"/>
        <w:numPr>
          <w:ilvl w:val="0"/>
          <w:numId w:val="16"/>
        </w:numPr>
        <w:jc w:val="both"/>
        <w:rPr>
          <w:rFonts w:cstheme="minorHAnsi"/>
        </w:rPr>
      </w:pPr>
      <w:r>
        <w:rPr>
          <w:rFonts w:cstheme="minorHAnsi"/>
        </w:rPr>
        <w:t xml:space="preserve">Nombre de patients ayant reçu un ATB. </w:t>
      </w:r>
    </w:p>
    <w:p w14:paraId="3C0C42A1" w14:textId="77777777" w:rsidR="00830638" w:rsidRPr="00126912" w:rsidRDefault="00830638" w:rsidP="00DC61D0">
      <w:pPr>
        <w:pStyle w:val="Paragraphedeliste"/>
        <w:ind w:left="1069"/>
        <w:jc w:val="both"/>
        <w:rPr>
          <w:rFonts w:cstheme="minorHAnsi"/>
        </w:rPr>
      </w:pPr>
    </w:p>
    <w:p w14:paraId="03F77F43" w14:textId="784BC0D7" w:rsidR="00F16DF9" w:rsidRPr="000917A1" w:rsidRDefault="00DC61D0" w:rsidP="000917A1">
      <w:pPr>
        <w:pStyle w:val="Paragraphedeliste"/>
        <w:numPr>
          <w:ilvl w:val="0"/>
          <w:numId w:val="9"/>
        </w:numPr>
        <w:ind w:left="1066" w:hanging="357"/>
        <w:contextualSpacing w:val="0"/>
        <w:jc w:val="both"/>
        <w:rPr>
          <w:rFonts w:cstheme="minorHAnsi"/>
        </w:rPr>
      </w:pPr>
      <w:r w:rsidRPr="00126912">
        <w:rPr>
          <w:rFonts w:cstheme="minorHAnsi"/>
        </w:rPr>
        <w:t>Part des antibiotiques à large spectre : cet indicateur, défini par le Centre Européen de Prévention et de Contrôle des Maladies (ECDC), mesure la proportion d'antibiotiques à large spectre (tels que les céphalosporines de 3e et 4e générations, l'association pipéracilline-tazobactam, les carbapénèmes, les fluoroquinolones, les glycopeptides, le linézolide, la daptomycine et la colistine) par rapport à la consommation totale d'antibiotiques de la classe ATC J01.</w:t>
      </w:r>
    </w:p>
    <w:p w14:paraId="32C697D2" w14:textId="5C3CF305" w:rsidR="00F16DF9" w:rsidRPr="00F83CEA" w:rsidRDefault="00F16DF9" w:rsidP="000917A1">
      <w:pPr>
        <w:pStyle w:val="Paragraphedeliste"/>
        <w:numPr>
          <w:ilvl w:val="0"/>
          <w:numId w:val="9"/>
        </w:numPr>
        <w:spacing w:before="240"/>
        <w:ind w:left="1066" w:hanging="357"/>
        <w:contextualSpacing w:val="0"/>
        <w:jc w:val="both"/>
        <w:rPr>
          <w:rFonts w:cstheme="minorHAnsi"/>
        </w:rPr>
      </w:pPr>
      <w:r w:rsidRPr="00F16DF9">
        <w:rPr>
          <w:rFonts w:cstheme="minorHAnsi"/>
        </w:rPr>
        <w:t>La consommation des antibiotiques critiques</w:t>
      </w:r>
      <w:r w:rsidR="00705C41">
        <w:rPr>
          <w:rFonts w:cstheme="minorHAnsi"/>
        </w:rPr>
        <w:t> : Ces indicateurs</w:t>
      </w:r>
      <w:r w:rsidRPr="00F16DF9">
        <w:rPr>
          <w:rFonts w:cstheme="minorHAnsi"/>
        </w:rPr>
        <w:t xml:space="preserve"> se concentrent sur les antibiotiques considérés comme critiques en raison de leur importance dans le traitement d'infections graves et de leur implication dans l'émergence de résistances. Suivre ces indicateurs permet d'assurer une vigilance accrue sur ces molécules essentielles.</w:t>
      </w:r>
      <w:r w:rsidR="00F83CEA">
        <w:rPr>
          <w:rFonts w:cstheme="minorHAnsi"/>
        </w:rPr>
        <w:t xml:space="preserve"> </w:t>
      </w:r>
      <w:r w:rsidR="00705C41">
        <w:rPr>
          <w:rFonts w:cstheme="minorHAnsi"/>
        </w:rPr>
        <w:t xml:space="preserve">Les antibiotiques critiques sont ceux définis par la liste de la SPILF. </w:t>
      </w:r>
    </w:p>
    <w:p w14:paraId="1156A961" w14:textId="7A7D7A6E" w:rsidR="00DC61D0" w:rsidRDefault="00F16DF9" w:rsidP="00CD277A">
      <w:pPr>
        <w:pStyle w:val="Paragraphedeliste"/>
        <w:numPr>
          <w:ilvl w:val="0"/>
          <w:numId w:val="9"/>
        </w:numPr>
        <w:jc w:val="both"/>
        <w:rPr>
          <w:rFonts w:cstheme="minorHAnsi"/>
        </w:rPr>
      </w:pPr>
      <w:r w:rsidRPr="00F16DF9">
        <w:rPr>
          <w:rFonts w:cstheme="minorHAnsi"/>
        </w:rPr>
        <w:t>L'évolution temporelle de la consommation analyse les tendances sur plusieurs années</w:t>
      </w:r>
      <w:r w:rsidR="005D0F83">
        <w:rPr>
          <w:rFonts w:cstheme="minorHAnsi"/>
        </w:rPr>
        <w:t xml:space="preserve"> exprimée en DDJ/1000 JH</w:t>
      </w:r>
      <w:r w:rsidRPr="00F16DF9">
        <w:rPr>
          <w:rFonts w:cstheme="minorHAnsi"/>
        </w:rPr>
        <w:t>. Ces indicateurs permettent de repérer des augmentations ou diminutions significatives et d'évaluer l'impact des politiques de bon usage des antibiotiques mises en place.</w:t>
      </w:r>
    </w:p>
    <w:p w14:paraId="65E6088D" w14:textId="62BD15BF" w:rsidR="00CD277A" w:rsidRPr="00CD277A" w:rsidRDefault="00CD277A" w:rsidP="00CD277A">
      <w:pPr>
        <w:pStyle w:val="Paragraphedeliste"/>
        <w:numPr>
          <w:ilvl w:val="0"/>
          <w:numId w:val="9"/>
        </w:numPr>
        <w:jc w:val="both"/>
        <w:rPr>
          <w:rFonts w:cstheme="minorHAnsi"/>
        </w:rPr>
      </w:pPr>
      <w:r>
        <w:rPr>
          <w:rFonts w:cstheme="minorHAnsi"/>
        </w:rPr>
        <w:t>Durée</w:t>
      </w:r>
      <w:r w:rsidR="00BE77E0">
        <w:rPr>
          <w:rFonts w:cstheme="minorHAnsi"/>
        </w:rPr>
        <w:t>s</w:t>
      </w:r>
      <w:r>
        <w:rPr>
          <w:rFonts w:cstheme="minorHAnsi"/>
        </w:rPr>
        <w:t xml:space="preserve"> </w:t>
      </w:r>
      <w:r w:rsidR="005D0F83">
        <w:rPr>
          <w:rFonts w:cstheme="minorHAnsi"/>
        </w:rPr>
        <w:t xml:space="preserve">moyenne </w:t>
      </w:r>
      <w:r w:rsidR="00BE77E0">
        <w:rPr>
          <w:rFonts w:cstheme="minorHAnsi"/>
        </w:rPr>
        <w:t xml:space="preserve">et médiane </w:t>
      </w:r>
      <w:r>
        <w:rPr>
          <w:rFonts w:cstheme="minorHAnsi"/>
        </w:rPr>
        <w:t>de traitements</w:t>
      </w:r>
    </w:p>
    <w:p w14:paraId="4989D555" w14:textId="77777777" w:rsidR="000917A1" w:rsidRDefault="00852E51" w:rsidP="000917A1">
      <w:pPr>
        <w:pStyle w:val="Paragraphedeliste"/>
        <w:numPr>
          <w:ilvl w:val="0"/>
          <w:numId w:val="9"/>
        </w:numPr>
        <w:jc w:val="both"/>
        <w:rPr>
          <w:rFonts w:cstheme="minorHAnsi"/>
        </w:rPr>
      </w:pPr>
      <w:r w:rsidRPr="00852E51">
        <w:rPr>
          <w:rFonts w:cstheme="minorHAnsi"/>
        </w:rPr>
        <w:t>Contexte de prescriptions (Prophylactique/ Curatif)</w:t>
      </w:r>
    </w:p>
    <w:p w14:paraId="59F2EE1E" w14:textId="40DBC10D" w:rsidR="00F364DD" w:rsidRPr="000917A1" w:rsidRDefault="00852E51" w:rsidP="000917A1">
      <w:pPr>
        <w:pStyle w:val="Paragraphedeliste"/>
        <w:numPr>
          <w:ilvl w:val="0"/>
          <w:numId w:val="9"/>
        </w:numPr>
        <w:jc w:val="both"/>
        <w:rPr>
          <w:rFonts w:cstheme="minorHAnsi"/>
        </w:rPr>
      </w:pPr>
      <w:r w:rsidRPr="000917A1">
        <w:rPr>
          <w:rFonts w:cstheme="minorHAnsi"/>
        </w:rPr>
        <w:t>Indication</w:t>
      </w:r>
    </w:p>
    <w:p w14:paraId="401CCF8F" w14:textId="0A1A7BF5" w:rsidR="00F364DD" w:rsidRPr="00F364DD" w:rsidRDefault="00F364DD" w:rsidP="00F364DD">
      <w:pPr>
        <w:pStyle w:val="Paragraphedeliste"/>
        <w:numPr>
          <w:ilvl w:val="0"/>
          <w:numId w:val="9"/>
        </w:numPr>
        <w:jc w:val="both"/>
        <w:rPr>
          <w:rFonts w:cstheme="minorHAnsi"/>
        </w:rPr>
      </w:pPr>
      <w:r>
        <w:rPr>
          <w:rFonts w:cstheme="minorHAnsi"/>
        </w:rPr>
        <w:t>Regroupement par classe, et individualisation de certains médicaments, ATB large spectre, nouvelles molécules</w:t>
      </w:r>
      <w:r w:rsidR="002B499C">
        <w:rPr>
          <w:rFonts w:cstheme="minorHAnsi"/>
        </w:rPr>
        <w:t xml:space="preserve">. La liste sera fournie par la suite après discussion au sein du groupe de travail. </w:t>
      </w:r>
    </w:p>
    <w:p w14:paraId="71A9E15C" w14:textId="1D3789A0" w:rsidR="00DC61D0" w:rsidRPr="00F16DF9" w:rsidRDefault="00DC61D0" w:rsidP="00F16DF9">
      <w:pPr>
        <w:pStyle w:val="Paragraphedeliste"/>
        <w:ind w:left="1069"/>
        <w:jc w:val="both"/>
        <w:rPr>
          <w:rFonts w:cstheme="minorHAnsi"/>
          <w:b/>
        </w:rPr>
      </w:pPr>
    </w:p>
    <w:p w14:paraId="25EFC8E9" w14:textId="77777777" w:rsidR="00852E51" w:rsidRDefault="00852E51" w:rsidP="00852E51">
      <w:pPr>
        <w:pStyle w:val="Paragraphedeliste"/>
        <w:ind w:left="1069"/>
        <w:jc w:val="both"/>
      </w:pPr>
      <w:r w:rsidRPr="00286193">
        <w:rPr>
          <w:b/>
          <w:i/>
          <w:color w:val="2F5496" w:themeColor="accent5" w:themeShade="BF"/>
        </w:rPr>
        <w:t>Temporalité :</w:t>
      </w:r>
      <w:r w:rsidRPr="00286193">
        <w:rPr>
          <w:color w:val="2F5496" w:themeColor="accent5" w:themeShade="BF"/>
        </w:rPr>
        <w:t xml:space="preserve"> </w:t>
      </w:r>
      <w:r>
        <w:t>Ces indicateurs seront estimés annuellement, en globalité (Une stratification par trimestre sera aussi demandée) et stratifiés par :</w:t>
      </w:r>
    </w:p>
    <w:p w14:paraId="7AFB5FBE" w14:textId="77777777" w:rsidR="00852E51" w:rsidRPr="00852E51" w:rsidRDefault="00852E51" w:rsidP="00852E51">
      <w:pPr>
        <w:pStyle w:val="Paragraphedeliste"/>
        <w:numPr>
          <w:ilvl w:val="0"/>
          <w:numId w:val="15"/>
        </w:numPr>
      </w:pPr>
      <w:r w:rsidRPr="00852E51">
        <w:t xml:space="preserve">sexe, </w:t>
      </w:r>
    </w:p>
    <w:p w14:paraId="1894F8B5" w14:textId="77777777" w:rsidR="00852E51" w:rsidRPr="00852E51" w:rsidRDefault="00852E51" w:rsidP="00852E51">
      <w:pPr>
        <w:pStyle w:val="Paragraphedeliste"/>
        <w:numPr>
          <w:ilvl w:val="0"/>
          <w:numId w:val="15"/>
        </w:numPr>
      </w:pPr>
      <w:r w:rsidRPr="00852E51">
        <w:t xml:space="preserve">âge, </w:t>
      </w:r>
    </w:p>
    <w:p w14:paraId="2615F4D3" w14:textId="77777777" w:rsidR="00852E51" w:rsidRPr="00852E51" w:rsidRDefault="00852E51" w:rsidP="00852E51">
      <w:pPr>
        <w:pStyle w:val="Paragraphedeliste"/>
        <w:numPr>
          <w:ilvl w:val="0"/>
          <w:numId w:val="15"/>
        </w:numPr>
      </w:pPr>
      <w:commentRangeStart w:id="3"/>
      <w:r w:rsidRPr="00852E51">
        <w:t>Spécialité du prescripteur</w:t>
      </w:r>
      <w:commentRangeEnd w:id="3"/>
      <w:r w:rsidR="00F2625A">
        <w:rPr>
          <w:rStyle w:val="Marquedecommentaire"/>
        </w:rPr>
        <w:commentReference w:id="3"/>
      </w:r>
      <w:r w:rsidRPr="00852E51">
        <w:t>,</w:t>
      </w:r>
    </w:p>
    <w:p w14:paraId="335DF78E" w14:textId="2B656F10" w:rsidR="00852E51" w:rsidRPr="00852E51" w:rsidRDefault="00852E51" w:rsidP="002B499C">
      <w:pPr>
        <w:pStyle w:val="Paragraphedeliste"/>
        <w:numPr>
          <w:ilvl w:val="0"/>
          <w:numId w:val="15"/>
        </w:numPr>
      </w:pPr>
      <w:r w:rsidRPr="00852E51">
        <w:t>Service du patient</w:t>
      </w:r>
      <w:r w:rsidR="002B499C">
        <w:t xml:space="preserve"> = Secteur d’activité clinique </w:t>
      </w:r>
      <w:r w:rsidR="002B499C" w:rsidRPr="00F16DF9">
        <w:rPr>
          <w:rFonts w:cstheme="minorHAnsi"/>
        </w:rPr>
        <w:t>(réanimation, hématologie, maladies infectieuses, psychiatrie, soins de longue durée, gynécologie-obstétrique, etc.)</w:t>
      </w:r>
      <w:r w:rsidRPr="00852E51">
        <w:t xml:space="preserve"> </w:t>
      </w:r>
    </w:p>
    <w:p w14:paraId="36EEBF34" w14:textId="1EFCBB42" w:rsidR="00852E51" w:rsidRDefault="00852E51" w:rsidP="00852E51">
      <w:pPr>
        <w:pStyle w:val="Paragraphedeliste"/>
        <w:numPr>
          <w:ilvl w:val="0"/>
          <w:numId w:val="15"/>
        </w:numPr>
      </w:pPr>
      <w:r w:rsidRPr="00852E51">
        <w:t>Code ATC,</w:t>
      </w:r>
    </w:p>
    <w:p w14:paraId="60A89BE1" w14:textId="343FE73E" w:rsidR="00705C41" w:rsidRPr="00852E51" w:rsidRDefault="00705C41" w:rsidP="00852E51">
      <w:pPr>
        <w:pStyle w:val="Paragraphedeliste"/>
        <w:numPr>
          <w:ilvl w:val="0"/>
          <w:numId w:val="15"/>
        </w:numPr>
      </w:pPr>
      <w:r>
        <w:t>C</w:t>
      </w:r>
      <w:r w:rsidR="000917A1">
        <w:t>lasse d’antibiotiques </w:t>
      </w:r>
    </w:p>
    <w:p w14:paraId="002A05B6" w14:textId="12970194" w:rsidR="00852E51" w:rsidRPr="00852E51" w:rsidRDefault="00852E51" w:rsidP="00852E51">
      <w:pPr>
        <w:pStyle w:val="Paragraphedeliste"/>
        <w:numPr>
          <w:ilvl w:val="0"/>
          <w:numId w:val="15"/>
        </w:numPr>
      </w:pPr>
      <w:r w:rsidRPr="00852E51">
        <w:t>Durée de prescription</w:t>
      </w:r>
      <w:r w:rsidR="00F83CEA">
        <w:t xml:space="preserve"> / administration</w:t>
      </w:r>
    </w:p>
    <w:p w14:paraId="6729C618" w14:textId="17E58699" w:rsidR="00852E51" w:rsidRPr="00852E51" w:rsidRDefault="00852E51" w:rsidP="00852E51">
      <w:pPr>
        <w:pStyle w:val="Paragraphedeliste"/>
        <w:numPr>
          <w:ilvl w:val="0"/>
          <w:numId w:val="15"/>
        </w:numPr>
      </w:pPr>
      <w:r w:rsidRPr="00852E51">
        <w:t>Date de prescription</w:t>
      </w:r>
      <w:r w:rsidR="00F83CEA">
        <w:t xml:space="preserve"> / administration</w:t>
      </w:r>
      <w:r w:rsidR="00705C41">
        <w:t xml:space="preserve"> (par mois)</w:t>
      </w:r>
    </w:p>
    <w:p w14:paraId="445226FD" w14:textId="77777777" w:rsidR="00F2625A" w:rsidRDefault="00852E51" w:rsidP="00852E51">
      <w:pPr>
        <w:pStyle w:val="Paragraphedeliste"/>
        <w:numPr>
          <w:ilvl w:val="0"/>
          <w:numId w:val="15"/>
        </w:numPr>
        <w:rPr>
          <w:ins w:id="4" w:author="OPATOWSKI Marion" w:date="2025-04-25T10:55:00Z"/>
        </w:rPr>
      </w:pPr>
      <w:r w:rsidRPr="00852E51">
        <w:t>Voie d’administration,</w:t>
      </w:r>
    </w:p>
    <w:p w14:paraId="7C9CBBCB" w14:textId="34232BC0" w:rsidR="00F364DD" w:rsidRDefault="00F364DD" w:rsidP="00852E51">
      <w:pPr>
        <w:pStyle w:val="Paragraphedeliste"/>
        <w:numPr>
          <w:ilvl w:val="0"/>
          <w:numId w:val="15"/>
        </w:numPr>
      </w:pPr>
      <w:r>
        <w:t>Par établissement</w:t>
      </w:r>
    </w:p>
    <w:p w14:paraId="76A774B2" w14:textId="4010334A" w:rsidR="00DC61D0" w:rsidRPr="000917A1" w:rsidRDefault="009749CF" w:rsidP="00290F41">
      <w:pPr>
        <w:pStyle w:val="Paragraphedeliste"/>
        <w:numPr>
          <w:ilvl w:val="0"/>
          <w:numId w:val="15"/>
        </w:numPr>
        <w:jc w:val="both"/>
        <w:rPr>
          <w:color w:val="2F5496" w:themeColor="accent5" w:themeShade="BF"/>
        </w:rPr>
      </w:pPr>
      <w:r>
        <w:t xml:space="preserve">Par département de l’établissement </w:t>
      </w:r>
    </w:p>
    <w:p w14:paraId="7C9FD20E" w14:textId="1A4A5162" w:rsidR="00C219A1" w:rsidRDefault="00C219A1" w:rsidP="00CA432E">
      <w:pPr>
        <w:jc w:val="both"/>
        <w:rPr>
          <w:color w:val="2F5496" w:themeColor="accent5" w:themeShade="BF"/>
        </w:rPr>
      </w:pPr>
    </w:p>
    <w:p w14:paraId="3020DE77" w14:textId="77777777" w:rsidR="00C219A1" w:rsidRDefault="00C219A1" w:rsidP="00CA432E">
      <w:pPr>
        <w:jc w:val="both"/>
        <w:rPr>
          <w:color w:val="2F5496" w:themeColor="accent5" w:themeShade="BF"/>
        </w:rPr>
      </w:pPr>
    </w:p>
    <w:p w14:paraId="14E4EB0F" w14:textId="2D1A48B6" w:rsidR="00DC61D0" w:rsidRDefault="00DC61D0" w:rsidP="00CA432E">
      <w:pPr>
        <w:jc w:val="both"/>
        <w:rPr>
          <w:color w:val="2F5496" w:themeColor="accent5" w:themeShade="BF"/>
        </w:rPr>
      </w:pPr>
    </w:p>
    <w:p w14:paraId="72F8F867" w14:textId="3D73B68B" w:rsidR="00DC61D0" w:rsidRPr="00DC61D0" w:rsidRDefault="00DC61D0" w:rsidP="0071160B">
      <w:pPr>
        <w:pBdr>
          <w:top w:val="single" w:sz="4" w:space="1" w:color="9CC2E5" w:themeColor="accent1" w:themeTint="99"/>
          <w:bottom w:val="single" w:sz="4" w:space="1" w:color="9CC2E5" w:themeColor="accent1" w:themeTint="99"/>
        </w:pBdr>
        <w:jc w:val="center"/>
        <w:rPr>
          <w:rStyle w:val="Emphaseintense"/>
          <w:sz w:val="28"/>
        </w:rPr>
      </w:pPr>
      <w:r w:rsidRPr="00DC61D0">
        <w:rPr>
          <w:rStyle w:val="Emphaseintense"/>
          <w:sz w:val="28"/>
        </w:rPr>
        <w:t xml:space="preserve">Objectifs à </w:t>
      </w:r>
      <w:r>
        <w:rPr>
          <w:rStyle w:val="Emphaseintense"/>
          <w:sz w:val="28"/>
        </w:rPr>
        <w:t>moyen terme</w:t>
      </w:r>
      <w:r w:rsidRPr="00DC61D0">
        <w:rPr>
          <w:rStyle w:val="Emphaseintense"/>
          <w:sz w:val="28"/>
        </w:rPr>
        <w:t> :</w:t>
      </w:r>
    </w:p>
    <w:p w14:paraId="07CDCA67" w14:textId="69A00443" w:rsidR="00F3056D" w:rsidRDefault="00F3056D" w:rsidP="00CA432E">
      <w:pPr>
        <w:jc w:val="both"/>
      </w:pPr>
    </w:p>
    <w:p w14:paraId="41B86962" w14:textId="77777777" w:rsidR="00DC61D0" w:rsidRPr="0071160B" w:rsidRDefault="00DC61D0" w:rsidP="00DC61D0">
      <w:pPr>
        <w:pStyle w:val="Paragraphedeliste"/>
        <w:numPr>
          <w:ilvl w:val="0"/>
          <w:numId w:val="11"/>
        </w:numPr>
        <w:pBdr>
          <w:bottom w:val="single" w:sz="4" w:space="1" w:color="2F5496" w:themeColor="accent5" w:themeShade="BF"/>
        </w:pBdr>
        <w:jc w:val="both"/>
        <w:rPr>
          <w:color w:val="2F5496" w:themeColor="accent5" w:themeShade="BF"/>
          <w:sz w:val="24"/>
        </w:rPr>
      </w:pPr>
      <w:r w:rsidRPr="0071160B">
        <w:rPr>
          <w:color w:val="2F5496" w:themeColor="accent5" w:themeShade="BF"/>
          <w:sz w:val="24"/>
        </w:rPr>
        <w:t>Antibiorésistance </w:t>
      </w:r>
    </w:p>
    <w:p w14:paraId="64057DCF" w14:textId="77777777" w:rsidR="00DC61D0" w:rsidRDefault="00DC61D0" w:rsidP="00CA432E">
      <w:pPr>
        <w:jc w:val="both"/>
      </w:pPr>
    </w:p>
    <w:p w14:paraId="67B00546" w14:textId="3F641D48" w:rsidR="00BB331C" w:rsidRPr="0087714D" w:rsidRDefault="00BB331C" w:rsidP="00BB331C">
      <w:pPr>
        <w:jc w:val="both"/>
      </w:pPr>
      <w:r w:rsidRPr="0071160B">
        <w:rPr>
          <w:b/>
          <w:i/>
          <w:color w:val="2F5496" w:themeColor="accent5" w:themeShade="BF"/>
        </w:rPr>
        <w:t>Indicateurs One Health</w:t>
      </w:r>
      <w:r w:rsidR="0071160B" w:rsidRPr="0071160B">
        <w:rPr>
          <w:color w:val="2F5496" w:themeColor="accent5" w:themeShade="BF"/>
        </w:rPr>
        <w:t> </w:t>
      </w:r>
      <w:r w:rsidR="0071160B">
        <w:t xml:space="preserve">: </w:t>
      </w:r>
      <w:r w:rsidR="00BB5EA6">
        <w:t xml:space="preserve">Dans le cadre de l’amélioration d’une surveillance intégrée One Health, </w:t>
      </w:r>
      <w:r>
        <w:t xml:space="preserve">il serait intéressant </w:t>
      </w:r>
      <w:r w:rsidR="00BB5EA6">
        <w:t xml:space="preserve">de pouvoir estimer la proportion de souches pan-sensibles chez les bactéries </w:t>
      </w:r>
      <w:r w:rsidR="00BB5EA6" w:rsidRPr="00BB5EA6">
        <w:rPr>
          <w:i/>
        </w:rPr>
        <w:t>E. col</w:t>
      </w:r>
      <w:r w:rsidR="001B149F">
        <w:rPr>
          <w:i/>
        </w:rPr>
        <w:t xml:space="preserve">i </w:t>
      </w:r>
      <w:r w:rsidR="001B149F">
        <w:t>(sensibles à 5 classes d’antibiotiques)</w:t>
      </w:r>
      <w:r w:rsidR="001B149F">
        <w:rPr>
          <w:i/>
        </w:rPr>
        <w:t>,</w:t>
      </w:r>
      <w:r w:rsidR="00BB5EA6">
        <w:t xml:space="preserve"> ainsi que la densité d’incidence que représentent ces souches.</w:t>
      </w:r>
    </w:p>
    <w:p w14:paraId="66C736F4" w14:textId="77777777" w:rsidR="00BB331C" w:rsidRDefault="00BB331C" w:rsidP="00BB331C">
      <w:pPr>
        <w:jc w:val="both"/>
      </w:pPr>
    </w:p>
    <w:p w14:paraId="63522E9E" w14:textId="1B1C4BDE" w:rsidR="00227678" w:rsidRPr="0071160B" w:rsidRDefault="0071160B" w:rsidP="00EF6C4B">
      <w:pPr>
        <w:jc w:val="both"/>
        <w:rPr>
          <w:b/>
          <w:color w:val="2F5496" w:themeColor="accent5" w:themeShade="BF"/>
        </w:rPr>
      </w:pPr>
      <w:r w:rsidRPr="0071160B">
        <w:rPr>
          <w:b/>
          <w:i/>
          <w:color w:val="2F5496" w:themeColor="accent5" w:themeShade="BF"/>
        </w:rPr>
        <w:t>S</w:t>
      </w:r>
      <w:r w:rsidR="00EF6C4B" w:rsidRPr="0071160B">
        <w:rPr>
          <w:b/>
          <w:i/>
          <w:color w:val="2F5496" w:themeColor="accent5" w:themeShade="BF"/>
        </w:rPr>
        <w:t xml:space="preserve">urveillance de la </w:t>
      </w:r>
      <w:r w:rsidR="00470289" w:rsidRPr="0071160B">
        <w:rPr>
          <w:b/>
          <w:i/>
          <w:color w:val="2F5496" w:themeColor="accent5" w:themeShade="BF"/>
        </w:rPr>
        <w:t>rési</w:t>
      </w:r>
      <w:r w:rsidR="00EF6C4B" w:rsidRPr="0071160B">
        <w:rPr>
          <w:b/>
          <w:i/>
          <w:color w:val="2F5496" w:themeColor="accent5" w:themeShade="BF"/>
        </w:rPr>
        <w:t>stance aux nouvelles molécules d’a</w:t>
      </w:r>
      <w:r w:rsidR="00470289" w:rsidRPr="0071160B">
        <w:rPr>
          <w:b/>
          <w:i/>
          <w:color w:val="2F5496" w:themeColor="accent5" w:themeShade="BF"/>
        </w:rPr>
        <w:t>ntibiotiques</w:t>
      </w:r>
      <w:r>
        <w:rPr>
          <w:b/>
          <w:i/>
          <w:color w:val="2F5496" w:themeColor="accent5" w:themeShade="BF"/>
        </w:rPr>
        <w:t> </w:t>
      </w:r>
      <w:r>
        <w:rPr>
          <w:b/>
          <w:color w:val="2F5496" w:themeColor="accent5" w:themeShade="BF"/>
        </w:rPr>
        <w:t xml:space="preserve">: </w:t>
      </w:r>
      <w:r w:rsidR="00EF6C4B">
        <w:t>Un des objectifs à moyen terme serait la surveillance de la résistance aux nouvelles molécules d’antibiotiques</w:t>
      </w:r>
      <w:r w:rsidR="00470289">
        <w:t xml:space="preserve">, </w:t>
      </w:r>
      <w:r w:rsidR="00227678">
        <w:t>qui ne font pas de partie</w:t>
      </w:r>
      <w:r w:rsidR="00E90CFA">
        <w:t xml:space="preserve"> actuellement d’un programme</w:t>
      </w:r>
      <w:r w:rsidR="00227678">
        <w:t xml:space="preserve"> de surveillance.</w:t>
      </w:r>
      <w:r>
        <w:t xml:space="preserve"> </w:t>
      </w:r>
    </w:p>
    <w:p w14:paraId="62D354B0" w14:textId="77777777" w:rsidR="00E90CFA" w:rsidRDefault="00E90CFA" w:rsidP="00E90CFA">
      <w:pPr>
        <w:jc w:val="both"/>
      </w:pPr>
      <w:r>
        <w:t xml:space="preserve">Les mêmes indicateurs sont demandés : pourcentage de résistance et densité d’incidence. </w:t>
      </w:r>
    </w:p>
    <w:p w14:paraId="1780228C" w14:textId="3548E75E" w:rsidR="00227678" w:rsidRDefault="002B499C" w:rsidP="00CA432E">
      <w:pPr>
        <w:jc w:val="both"/>
      </w:pPr>
      <w:r>
        <w:t xml:space="preserve">Une liste sera proposée après discussion au sein du groupe de travail. </w:t>
      </w:r>
      <w:r w:rsidR="00227678">
        <w:t>Si possible, une actualisation</w:t>
      </w:r>
      <w:r w:rsidR="00BB5EA6">
        <w:t xml:space="preserve"> annuelle incluant</w:t>
      </w:r>
      <w:r w:rsidR="00E90CFA">
        <w:t xml:space="preserve"> nouveaux tests</w:t>
      </w:r>
      <w:r w:rsidR="00227678">
        <w:t xml:space="preserve"> serait intéressante.</w:t>
      </w:r>
    </w:p>
    <w:p w14:paraId="29BA2542" w14:textId="77777777" w:rsidR="00227678" w:rsidRDefault="00227678" w:rsidP="00CA432E">
      <w:pPr>
        <w:jc w:val="both"/>
      </w:pPr>
    </w:p>
    <w:p w14:paraId="5D45838C" w14:textId="1CA18A72" w:rsidR="00227678" w:rsidRDefault="00EF6C4B" w:rsidP="00CA432E">
      <w:pPr>
        <w:jc w:val="both"/>
      </w:pPr>
      <w:r w:rsidRPr="0071160B">
        <w:rPr>
          <w:b/>
          <w:i/>
          <w:color w:val="2F5496" w:themeColor="accent5" w:themeShade="BF"/>
        </w:rPr>
        <w:t>Utilisation des données individuelles plus précises</w:t>
      </w:r>
      <w:r w:rsidR="0071160B">
        <w:rPr>
          <w:b/>
          <w:color w:val="2F5496" w:themeColor="accent5" w:themeShade="BF"/>
        </w:rPr>
        <w:t xml:space="preserve"> : </w:t>
      </w:r>
      <w:r w:rsidR="00227678" w:rsidRPr="00227678">
        <w:t>Stratifier les indicateurs par caractéristiques des patients (comorbidités, etc.), caractéristiques de l’infection</w:t>
      </w:r>
      <w:r w:rsidR="00227678">
        <w:t xml:space="preserve"> (infection nosocomiale ou non</w:t>
      </w:r>
      <w:r w:rsidR="00623182">
        <w:t>, infection sur site opératoire</w:t>
      </w:r>
      <w:r w:rsidR="008B6300">
        <w:t>, présence de cathéter</w:t>
      </w:r>
      <w:r w:rsidR="00227678">
        <w:t>)</w:t>
      </w:r>
      <w:r w:rsidR="00227678" w:rsidRPr="00227678">
        <w:t xml:space="preserve">, </w:t>
      </w:r>
      <w:r w:rsidR="002B499C">
        <w:t>traitement (traitement antibiotique associé</w:t>
      </w:r>
      <w:r w:rsidR="002029F3">
        <w:t> [oui / non, et classe])</w:t>
      </w:r>
      <w:r w:rsidR="002B499C">
        <w:t xml:space="preserve">, réévaluation du traitement à J3 et J7) </w:t>
      </w:r>
      <w:r w:rsidR="00227678" w:rsidRPr="00227678">
        <w:t>et caractéristiques du séjour</w:t>
      </w:r>
      <w:r w:rsidR="00C14D79">
        <w:t xml:space="preserve"> (durée &lt; ou &gt; à 7 jours</w:t>
      </w:r>
      <w:r w:rsidR="00B449B2">
        <w:t>, …</w:t>
      </w:r>
      <w:r w:rsidR="00C14D79">
        <w:t>)</w:t>
      </w:r>
      <w:r w:rsidR="00227678" w:rsidRPr="00227678">
        <w:t>.</w:t>
      </w:r>
    </w:p>
    <w:p w14:paraId="4ED47357" w14:textId="77777777" w:rsidR="008753B3" w:rsidRDefault="008753B3" w:rsidP="00CA432E">
      <w:pPr>
        <w:jc w:val="both"/>
      </w:pPr>
    </w:p>
    <w:p w14:paraId="646C4BA0" w14:textId="10FF16AD" w:rsidR="00DC61D0" w:rsidRPr="0071160B" w:rsidRDefault="00DC61D0" w:rsidP="0071160B">
      <w:pPr>
        <w:pStyle w:val="Paragraphedeliste"/>
        <w:numPr>
          <w:ilvl w:val="0"/>
          <w:numId w:val="13"/>
        </w:numPr>
        <w:pBdr>
          <w:bottom w:val="single" w:sz="4" w:space="1" w:color="2F5496" w:themeColor="accent5" w:themeShade="BF"/>
        </w:pBdr>
        <w:jc w:val="both"/>
        <w:rPr>
          <w:color w:val="2F5496" w:themeColor="accent5" w:themeShade="BF"/>
          <w:sz w:val="24"/>
        </w:rPr>
      </w:pPr>
      <w:r w:rsidRPr="0071160B">
        <w:rPr>
          <w:color w:val="2F5496" w:themeColor="accent5" w:themeShade="BF"/>
          <w:sz w:val="24"/>
        </w:rPr>
        <w:t xml:space="preserve">Consommation d’antibiotiques </w:t>
      </w:r>
    </w:p>
    <w:p w14:paraId="4759B682" w14:textId="76F1467A" w:rsidR="00227678" w:rsidRDefault="00227678" w:rsidP="00CA432E">
      <w:pPr>
        <w:jc w:val="both"/>
      </w:pPr>
    </w:p>
    <w:p w14:paraId="316687F7" w14:textId="6E47C7CC" w:rsidR="00DC61D0" w:rsidRPr="00126912" w:rsidRDefault="00705C41" w:rsidP="00DC61D0">
      <w:pPr>
        <w:pStyle w:val="Paragraphedeliste"/>
        <w:numPr>
          <w:ilvl w:val="0"/>
          <w:numId w:val="9"/>
        </w:numPr>
        <w:jc w:val="both"/>
        <w:rPr>
          <w:rFonts w:cstheme="minorHAnsi"/>
        </w:rPr>
      </w:pPr>
      <w:r>
        <w:rPr>
          <w:rFonts w:cstheme="minorHAnsi"/>
          <w:b/>
          <w:bCs/>
        </w:rPr>
        <w:t>Dispensation, prescriptions et administrations</w:t>
      </w:r>
      <w:r w:rsidR="00DC61D0" w:rsidRPr="00126912">
        <w:rPr>
          <w:rFonts w:cstheme="minorHAnsi"/>
          <w:b/>
          <w:bCs/>
        </w:rPr>
        <w:t xml:space="preserve"> ciblée</w:t>
      </w:r>
      <w:r w:rsidR="00F16DF9">
        <w:rPr>
          <w:rFonts w:cstheme="minorHAnsi"/>
          <w:b/>
          <w:bCs/>
        </w:rPr>
        <w:t>s</w:t>
      </w:r>
      <w:r w:rsidR="00DC61D0" w:rsidRPr="00126912">
        <w:rPr>
          <w:rFonts w:cstheme="minorHAnsi"/>
          <w:b/>
          <w:bCs/>
        </w:rPr>
        <w:t xml:space="preserve"> sur certaines molécules </w:t>
      </w:r>
      <w:r w:rsidR="00DC61D0" w:rsidRPr="00126912">
        <w:rPr>
          <w:rFonts w:cstheme="minorHAnsi"/>
        </w:rPr>
        <w:t xml:space="preserve"> spécifiques comme les carbapénèmes ou la colistine, souvent utilisées en dernier recours.</w:t>
      </w:r>
      <w:r w:rsidR="00F83CEA">
        <w:rPr>
          <w:rFonts w:cstheme="minorHAnsi"/>
        </w:rPr>
        <w:t xml:space="preserve"> </w:t>
      </w:r>
      <w:r w:rsidR="000917A1">
        <w:rPr>
          <w:rFonts w:cstheme="minorHAnsi"/>
        </w:rPr>
        <w:t xml:space="preserve">Indicateur </w:t>
      </w:r>
      <w:r w:rsidR="00F83CEA">
        <w:rPr>
          <w:rFonts w:cstheme="minorHAnsi"/>
        </w:rPr>
        <w:t>AWaRE</w:t>
      </w:r>
    </w:p>
    <w:p w14:paraId="457AD05E" w14:textId="3F39DE92" w:rsidR="00DC61D0" w:rsidRPr="00126912" w:rsidRDefault="00DC61D0" w:rsidP="00DC61D0">
      <w:pPr>
        <w:pStyle w:val="Paragraphedeliste"/>
        <w:numPr>
          <w:ilvl w:val="0"/>
          <w:numId w:val="9"/>
        </w:numPr>
        <w:jc w:val="both"/>
        <w:rPr>
          <w:rFonts w:cstheme="minorHAnsi"/>
        </w:rPr>
      </w:pPr>
      <w:r w:rsidRPr="00126912">
        <w:rPr>
          <w:rFonts w:cstheme="minorHAnsi"/>
          <w:b/>
          <w:bCs/>
        </w:rPr>
        <w:t>Indicateurs de tendances temporelles</w:t>
      </w:r>
      <w:r w:rsidRPr="00126912">
        <w:rPr>
          <w:rFonts w:cstheme="minorHAnsi"/>
        </w:rPr>
        <w:t xml:space="preserve"> : Analyse de l'évolution des consommations dans le temps</w:t>
      </w:r>
      <w:r w:rsidR="005D0F83">
        <w:rPr>
          <w:rFonts w:cstheme="minorHAnsi"/>
        </w:rPr>
        <w:t>, par mois</w:t>
      </w:r>
      <w:r w:rsidRPr="00126912">
        <w:rPr>
          <w:rFonts w:cstheme="minorHAnsi"/>
        </w:rPr>
        <w:t xml:space="preserve"> pour identifier les variations saisonnières ou les effets des actions de prévention.</w:t>
      </w:r>
    </w:p>
    <w:p w14:paraId="1398847C" w14:textId="77777777" w:rsidR="00DC61D0" w:rsidRPr="00126912" w:rsidRDefault="00DC61D0" w:rsidP="00DC61D0">
      <w:pPr>
        <w:pStyle w:val="Paragraphedeliste"/>
        <w:numPr>
          <w:ilvl w:val="0"/>
          <w:numId w:val="9"/>
        </w:numPr>
        <w:jc w:val="both"/>
        <w:rPr>
          <w:rFonts w:cstheme="minorHAnsi"/>
        </w:rPr>
      </w:pPr>
      <w:r w:rsidRPr="00126912">
        <w:rPr>
          <w:rFonts w:cstheme="minorHAnsi"/>
          <w:b/>
          <w:bCs/>
        </w:rPr>
        <w:t>Comparaison entre établissements</w:t>
      </w:r>
      <w:r w:rsidRPr="00126912">
        <w:rPr>
          <w:rFonts w:cstheme="minorHAnsi"/>
        </w:rPr>
        <w:t xml:space="preserve"> : Utilisation d’indicateurs standardisés pour comparer les consommations entre établissements de santé de taille ou de spécialisation similaire.</w:t>
      </w:r>
    </w:p>
    <w:p w14:paraId="5D1F56D2" w14:textId="0E0CF5A0" w:rsidR="00DC61D0" w:rsidRDefault="00DC61D0" w:rsidP="00DC61D0">
      <w:pPr>
        <w:pStyle w:val="Paragraphedeliste"/>
        <w:numPr>
          <w:ilvl w:val="0"/>
          <w:numId w:val="9"/>
        </w:numPr>
        <w:jc w:val="both"/>
        <w:rPr>
          <w:rFonts w:cstheme="minorHAnsi"/>
        </w:rPr>
      </w:pPr>
      <w:r w:rsidRPr="00126912">
        <w:rPr>
          <w:rFonts w:cstheme="minorHAnsi"/>
          <w:b/>
          <w:bCs/>
        </w:rPr>
        <w:t>Indicateurs liés aux recommandations et aux bonnes pratiques</w:t>
      </w:r>
      <w:r w:rsidRPr="00126912">
        <w:rPr>
          <w:rFonts w:cstheme="minorHAnsi"/>
        </w:rPr>
        <w:t xml:space="preserve"> : Par exemple, le respect des durées de traitement recommandées ou l’adéquation entre l’indication clinique et le choix de l’antibiotique.</w:t>
      </w:r>
      <w:r w:rsidR="00F364DD">
        <w:rPr>
          <w:rFonts w:cstheme="minorHAnsi"/>
        </w:rPr>
        <w:t>(indicateurs à détailler prochainement)</w:t>
      </w:r>
      <w:r w:rsidR="00CD277A">
        <w:rPr>
          <w:rFonts w:cstheme="minorHAnsi"/>
        </w:rPr>
        <w:t xml:space="preserve"> : </w:t>
      </w:r>
    </w:p>
    <w:p w14:paraId="2237C2E9" w14:textId="47AFBEF2" w:rsidR="00CD277A" w:rsidRDefault="00CD277A" w:rsidP="00CD277A">
      <w:pPr>
        <w:pStyle w:val="Paragraphedeliste"/>
        <w:numPr>
          <w:ilvl w:val="0"/>
          <w:numId w:val="17"/>
        </w:numPr>
        <w:jc w:val="both"/>
        <w:rPr>
          <w:rFonts w:cstheme="minorHAnsi"/>
        </w:rPr>
      </w:pPr>
      <w:r>
        <w:rPr>
          <w:rFonts w:cstheme="minorHAnsi"/>
        </w:rPr>
        <w:t>La posologie adaptée</w:t>
      </w:r>
    </w:p>
    <w:p w14:paraId="55B75A66" w14:textId="1359A253" w:rsidR="00CD277A" w:rsidRDefault="00CD277A" w:rsidP="00CD277A">
      <w:pPr>
        <w:pStyle w:val="Paragraphedeliste"/>
        <w:numPr>
          <w:ilvl w:val="0"/>
          <w:numId w:val="17"/>
        </w:numPr>
        <w:jc w:val="both"/>
        <w:rPr>
          <w:rFonts w:cstheme="minorHAnsi"/>
        </w:rPr>
      </w:pPr>
      <w:r>
        <w:rPr>
          <w:rFonts w:cstheme="minorHAnsi"/>
        </w:rPr>
        <w:t xml:space="preserve">Le choix de la molécule </w:t>
      </w:r>
    </w:p>
    <w:p w14:paraId="65F64853" w14:textId="0D4E63DC" w:rsidR="00CD277A" w:rsidRPr="00CD277A" w:rsidRDefault="00CD277A" w:rsidP="00CD277A">
      <w:pPr>
        <w:pStyle w:val="Paragraphedeliste"/>
        <w:numPr>
          <w:ilvl w:val="0"/>
          <w:numId w:val="17"/>
        </w:numPr>
        <w:jc w:val="both"/>
        <w:rPr>
          <w:rFonts w:cstheme="minorHAnsi"/>
        </w:rPr>
      </w:pPr>
      <w:r>
        <w:t xml:space="preserve">Pourcentage des traitements antibiotiques avec durée conforme au référentiel local, </w:t>
      </w:r>
    </w:p>
    <w:p w14:paraId="0FCC5BC3" w14:textId="08C172BE" w:rsidR="00CD277A" w:rsidRDefault="00CD277A" w:rsidP="00CD277A">
      <w:pPr>
        <w:pStyle w:val="Paragraphedeliste"/>
        <w:numPr>
          <w:ilvl w:val="0"/>
          <w:numId w:val="17"/>
        </w:numPr>
        <w:jc w:val="both"/>
        <w:rPr>
          <w:rFonts w:cstheme="minorHAnsi"/>
        </w:rPr>
      </w:pPr>
      <w:r>
        <w:t>Pourcentage de traitements réévalués à J3, à J7</w:t>
      </w:r>
    </w:p>
    <w:p w14:paraId="3863BA82" w14:textId="171F5133" w:rsidR="006D26A7" w:rsidRPr="00852E51" w:rsidRDefault="00852E51" w:rsidP="00852E51">
      <w:pPr>
        <w:pStyle w:val="Paragraphedeliste"/>
        <w:numPr>
          <w:ilvl w:val="0"/>
          <w:numId w:val="9"/>
        </w:numPr>
        <w:rPr>
          <w:rFonts w:cstheme="minorHAnsi"/>
        </w:rPr>
      </w:pPr>
      <w:r w:rsidRPr="00852E51">
        <w:rPr>
          <w:rFonts w:cstheme="minorHAnsi"/>
        </w:rPr>
        <w:t>Cibler les nouveaux médicaments</w:t>
      </w:r>
      <w:r w:rsidR="00F364DD">
        <w:rPr>
          <w:rFonts w:cstheme="minorHAnsi"/>
        </w:rPr>
        <w:t>. Actualiser aux nouveaux médicaments mis sur le marché</w:t>
      </w:r>
    </w:p>
    <w:p w14:paraId="5FD105E8" w14:textId="77777777" w:rsidR="00852E51" w:rsidRPr="00126912" w:rsidRDefault="00852E51" w:rsidP="00852E51">
      <w:pPr>
        <w:pStyle w:val="Paragraphedeliste"/>
        <w:ind w:left="1069"/>
        <w:jc w:val="both"/>
        <w:rPr>
          <w:rFonts w:cstheme="minorHAnsi"/>
        </w:rPr>
      </w:pPr>
    </w:p>
    <w:p w14:paraId="1652A4F6" w14:textId="77777777" w:rsidR="00DC61D0" w:rsidRDefault="00DC61D0" w:rsidP="00DC61D0">
      <w:pPr>
        <w:pStyle w:val="Paragraphedeliste"/>
        <w:ind w:left="1069"/>
        <w:jc w:val="both"/>
        <w:rPr>
          <w:b/>
          <w:i/>
          <w:color w:val="2F5496" w:themeColor="accent5" w:themeShade="BF"/>
        </w:rPr>
      </w:pPr>
    </w:p>
    <w:p w14:paraId="7B8F2FB4" w14:textId="0E21A5AE" w:rsidR="00DC61D0" w:rsidRDefault="00DC61D0" w:rsidP="00852E51">
      <w:pPr>
        <w:pStyle w:val="Paragraphedeliste"/>
        <w:ind w:left="1069"/>
        <w:jc w:val="both"/>
      </w:pPr>
      <w:r w:rsidRPr="00286193">
        <w:rPr>
          <w:b/>
          <w:i/>
          <w:color w:val="2F5496" w:themeColor="accent5" w:themeShade="BF"/>
        </w:rPr>
        <w:t>Temporalité :</w:t>
      </w:r>
      <w:r w:rsidRPr="00286193">
        <w:rPr>
          <w:color w:val="2F5496" w:themeColor="accent5" w:themeShade="BF"/>
        </w:rPr>
        <w:t xml:space="preserve"> </w:t>
      </w:r>
      <w:r>
        <w:t>Ces indicateurs seront estimés annuellement</w:t>
      </w:r>
      <w:r w:rsidR="00852E51">
        <w:t xml:space="preserve">, en globalité (Une stratification par trimestre sera aussi demandée) </w:t>
      </w:r>
      <w:r>
        <w:t>et stratifiés par</w:t>
      </w:r>
      <w:r w:rsidR="00852E51">
        <w:t> :</w:t>
      </w:r>
    </w:p>
    <w:p w14:paraId="5E02FBC3" w14:textId="77777777" w:rsidR="006D26A7" w:rsidRPr="00852E51" w:rsidRDefault="00852E51" w:rsidP="00852E51">
      <w:pPr>
        <w:pStyle w:val="Paragraphedeliste"/>
        <w:numPr>
          <w:ilvl w:val="0"/>
          <w:numId w:val="15"/>
        </w:numPr>
      </w:pPr>
      <w:r w:rsidRPr="00852E51">
        <w:t xml:space="preserve">sexe, </w:t>
      </w:r>
    </w:p>
    <w:p w14:paraId="3381511D" w14:textId="77777777" w:rsidR="006D26A7" w:rsidRPr="00852E51" w:rsidRDefault="00852E51" w:rsidP="00852E51">
      <w:pPr>
        <w:pStyle w:val="Paragraphedeliste"/>
        <w:numPr>
          <w:ilvl w:val="0"/>
          <w:numId w:val="15"/>
        </w:numPr>
      </w:pPr>
      <w:r w:rsidRPr="00852E51">
        <w:t xml:space="preserve">âge, </w:t>
      </w:r>
    </w:p>
    <w:p w14:paraId="0311A73F" w14:textId="77777777" w:rsidR="006D26A7" w:rsidRPr="00852E51" w:rsidRDefault="00852E51" w:rsidP="00852E51">
      <w:pPr>
        <w:pStyle w:val="Paragraphedeliste"/>
        <w:numPr>
          <w:ilvl w:val="0"/>
          <w:numId w:val="15"/>
        </w:numPr>
      </w:pPr>
      <w:r w:rsidRPr="00852E51">
        <w:t>Spécialité du prescripteur,</w:t>
      </w:r>
    </w:p>
    <w:p w14:paraId="5749C9F7" w14:textId="77777777" w:rsidR="006D26A7" w:rsidRPr="00852E51" w:rsidRDefault="00852E51" w:rsidP="00852E51">
      <w:pPr>
        <w:pStyle w:val="Paragraphedeliste"/>
        <w:numPr>
          <w:ilvl w:val="0"/>
          <w:numId w:val="15"/>
        </w:numPr>
      </w:pPr>
      <w:r w:rsidRPr="00852E51">
        <w:t xml:space="preserve">Service du patient, </w:t>
      </w:r>
    </w:p>
    <w:p w14:paraId="44D5FDC5" w14:textId="77777777" w:rsidR="006D26A7" w:rsidRPr="00852E51" w:rsidRDefault="00852E51" w:rsidP="00852E51">
      <w:pPr>
        <w:pStyle w:val="Paragraphedeliste"/>
        <w:numPr>
          <w:ilvl w:val="0"/>
          <w:numId w:val="15"/>
        </w:numPr>
      </w:pPr>
      <w:r w:rsidRPr="00852E51">
        <w:t>Code ATC,</w:t>
      </w:r>
    </w:p>
    <w:p w14:paraId="607554C4" w14:textId="77777777" w:rsidR="006D26A7" w:rsidRPr="00852E51" w:rsidRDefault="00852E51" w:rsidP="00852E51">
      <w:pPr>
        <w:pStyle w:val="Paragraphedeliste"/>
        <w:numPr>
          <w:ilvl w:val="0"/>
          <w:numId w:val="15"/>
        </w:numPr>
      </w:pPr>
      <w:r w:rsidRPr="00852E51">
        <w:t>Durée de prescription,</w:t>
      </w:r>
    </w:p>
    <w:p w14:paraId="1041DA1E" w14:textId="77777777" w:rsidR="006D26A7" w:rsidRPr="00852E51" w:rsidRDefault="00852E51" w:rsidP="00852E51">
      <w:pPr>
        <w:pStyle w:val="Paragraphedeliste"/>
        <w:numPr>
          <w:ilvl w:val="0"/>
          <w:numId w:val="15"/>
        </w:numPr>
      </w:pPr>
      <w:r w:rsidRPr="00852E51">
        <w:t>Date de prescription</w:t>
      </w:r>
    </w:p>
    <w:p w14:paraId="49596E7D" w14:textId="64834A39" w:rsidR="006D26A7" w:rsidRDefault="00852E51" w:rsidP="00852E51">
      <w:pPr>
        <w:pStyle w:val="Paragraphedeliste"/>
        <w:numPr>
          <w:ilvl w:val="0"/>
          <w:numId w:val="15"/>
        </w:numPr>
      </w:pPr>
      <w:r w:rsidRPr="00852E51">
        <w:t>Voie d’administration,</w:t>
      </w:r>
    </w:p>
    <w:p w14:paraId="1BC3475F" w14:textId="5F08E8A8" w:rsidR="00F364DD" w:rsidRDefault="00F364DD" w:rsidP="00852E51">
      <w:pPr>
        <w:pStyle w:val="Paragraphedeliste"/>
        <w:numPr>
          <w:ilvl w:val="0"/>
          <w:numId w:val="15"/>
        </w:numPr>
      </w:pPr>
      <w:r>
        <w:t>Par établissement</w:t>
      </w:r>
    </w:p>
    <w:p w14:paraId="73D24C05" w14:textId="799C7CCE" w:rsidR="009749CF" w:rsidRPr="00852E51" w:rsidRDefault="009749CF" w:rsidP="00852E51">
      <w:pPr>
        <w:pStyle w:val="Paragraphedeliste"/>
        <w:numPr>
          <w:ilvl w:val="0"/>
          <w:numId w:val="15"/>
        </w:numPr>
      </w:pPr>
      <w:r>
        <w:t>Par département de l’établissement</w:t>
      </w:r>
    </w:p>
    <w:p w14:paraId="2129B121" w14:textId="5E6B4452" w:rsidR="00DC61D0" w:rsidRDefault="00DC61D0">
      <w:r>
        <w:br w:type="page"/>
      </w:r>
    </w:p>
    <w:p w14:paraId="203C8938" w14:textId="71DA56A7" w:rsidR="00DC61D0" w:rsidRPr="00DC61D0" w:rsidRDefault="00DC61D0" w:rsidP="00DC61D0">
      <w:pPr>
        <w:pBdr>
          <w:top w:val="single" w:sz="4" w:space="1" w:color="9CC2E5" w:themeColor="accent1" w:themeTint="99"/>
          <w:bottom w:val="single" w:sz="4" w:space="1" w:color="9CC2E5" w:themeColor="accent1" w:themeTint="99"/>
        </w:pBdr>
        <w:rPr>
          <w:rStyle w:val="Emphaseintense"/>
          <w:sz w:val="28"/>
        </w:rPr>
      </w:pPr>
      <w:r w:rsidRPr="00DC61D0">
        <w:rPr>
          <w:rStyle w:val="Emphaseintense"/>
          <w:sz w:val="28"/>
        </w:rPr>
        <w:t xml:space="preserve">Objectifs à </w:t>
      </w:r>
      <w:r>
        <w:rPr>
          <w:rStyle w:val="Emphaseintense"/>
          <w:sz w:val="28"/>
        </w:rPr>
        <w:t>plus long terme</w:t>
      </w:r>
      <w:r w:rsidRPr="00DC61D0">
        <w:rPr>
          <w:rStyle w:val="Emphaseintense"/>
          <w:sz w:val="28"/>
        </w:rPr>
        <w:t> :</w:t>
      </w:r>
    </w:p>
    <w:p w14:paraId="4D6822C7" w14:textId="6381469F" w:rsidR="00227678" w:rsidRDefault="00227678" w:rsidP="00CA432E">
      <w:pPr>
        <w:jc w:val="both"/>
      </w:pPr>
    </w:p>
    <w:p w14:paraId="481CBAE8" w14:textId="77777777" w:rsidR="0001618A" w:rsidRPr="0071160B" w:rsidRDefault="0001618A" w:rsidP="0001618A">
      <w:pPr>
        <w:pStyle w:val="Paragraphedeliste"/>
        <w:numPr>
          <w:ilvl w:val="0"/>
          <w:numId w:val="19"/>
        </w:numPr>
        <w:pBdr>
          <w:bottom w:val="single" w:sz="4" w:space="1" w:color="2F5496" w:themeColor="accent5" w:themeShade="BF"/>
        </w:pBdr>
        <w:jc w:val="both"/>
        <w:rPr>
          <w:color w:val="2F5496" w:themeColor="accent5" w:themeShade="BF"/>
          <w:sz w:val="24"/>
        </w:rPr>
      </w:pPr>
      <w:r w:rsidRPr="0071160B">
        <w:rPr>
          <w:color w:val="2F5496" w:themeColor="accent5" w:themeShade="BF"/>
          <w:sz w:val="24"/>
        </w:rPr>
        <w:t>Antibiorésistance </w:t>
      </w:r>
    </w:p>
    <w:p w14:paraId="717F3539" w14:textId="77777777" w:rsidR="0001618A" w:rsidRDefault="0001618A" w:rsidP="00CA432E">
      <w:pPr>
        <w:jc w:val="both"/>
      </w:pPr>
    </w:p>
    <w:p w14:paraId="2F0B1079" w14:textId="6A968799" w:rsidR="002D7FDA" w:rsidRDefault="002B00D3" w:rsidP="00CA432E">
      <w:pPr>
        <w:numPr>
          <w:ilvl w:val="0"/>
          <w:numId w:val="4"/>
        </w:numPr>
        <w:jc w:val="both"/>
      </w:pPr>
      <w:r>
        <w:t>S</w:t>
      </w:r>
      <w:r w:rsidR="00227678" w:rsidRPr="00227678">
        <w:t xml:space="preserve">urveillance des bonnes pratiques de prescription des </w:t>
      </w:r>
      <w:r w:rsidR="006D121A">
        <w:t>p</w:t>
      </w:r>
      <w:r>
        <w:t>récautions complémentaires contacts (P</w:t>
      </w:r>
      <w:r w:rsidR="00227678" w:rsidRPr="00227678">
        <w:t>CC</w:t>
      </w:r>
      <w:r>
        <w:t>)</w:t>
      </w:r>
      <w:r w:rsidR="00227678" w:rsidRPr="00227678">
        <w:t xml:space="preserve"> après isolement d’une bactérie multirésistante </w:t>
      </w:r>
      <w:r>
        <w:t xml:space="preserve">BMR </w:t>
      </w:r>
      <w:r w:rsidR="00227678" w:rsidRPr="00227678">
        <w:t>(</w:t>
      </w:r>
      <w:r w:rsidR="00227678" w:rsidRPr="00D94035">
        <w:rPr>
          <w:i/>
        </w:rPr>
        <w:t>E.</w:t>
      </w:r>
      <w:r w:rsidR="00D94035">
        <w:rPr>
          <w:i/>
        </w:rPr>
        <w:t xml:space="preserve"> </w:t>
      </w:r>
      <w:r w:rsidR="00227678" w:rsidRPr="00D94035">
        <w:rPr>
          <w:i/>
        </w:rPr>
        <w:t>coli</w:t>
      </w:r>
      <w:r w:rsidR="00227678" w:rsidRPr="00227678">
        <w:t xml:space="preserve"> et </w:t>
      </w:r>
      <w:r w:rsidR="00227678" w:rsidRPr="00D94035">
        <w:rPr>
          <w:i/>
        </w:rPr>
        <w:t>Klebsielle</w:t>
      </w:r>
      <w:r w:rsidR="00D94035">
        <w:rPr>
          <w:i/>
        </w:rPr>
        <w:t>s</w:t>
      </w:r>
      <w:r w:rsidR="00227678" w:rsidRPr="00227678">
        <w:t xml:space="preserve"> et </w:t>
      </w:r>
      <w:r w:rsidR="00227678" w:rsidRPr="00D94035">
        <w:rPr>
          <w:i/>
        </w:rPr>
        <w:t>A.</w:t>
      </w:r>
      <w:r w:rsidR="00D94035">
        <w:rPr>
          <w:i/>
        </w:rPr>
        <w:t xml:space="preserve"> </w:t>
      </w:r>
      <w:r w:rsidR="00227678" w:rsidRPr="00D94035">
        <w:rPr>
          <w:i/>
        </w:rPr>
        <w:t>Baumanni</w:t>
      </w:r>
      <w:r w:rsidRPr="00D94035">
        <w:rPr>
          <w:i/>
        </w:rPr>
        <w:t>i</w:t>
      </w:r>
      <w:r>
        <w:t xml:space="preserve"> résistantes aux carbapénèmes). L’indicateur demandé est le pourcentage de PCC prescrits après isolement de BMR :</w:t>
      </w:r>
    </w:p>
    <w:p w14:paraId="624AC0A1" w14:textId="491EE8F8" w:rsidR="002B00D3" w:rsidRPr="002B00D3" w:rsidRDefault="00257094" w:rsidP="002B00D3">
      <w:pPr>
        <w:ind w:left="720"/>
        <w:jc w:val="both"/>
        <w:rPr>
          <w:rFonts w:eastAsiaTheme="minorEastAsia"/>
        </w:rPr>
      </w:pPr>
      <m:oMathPara>
        <m:oMath>
          <m:f>
            <m:fPr>
              <m:ctrlPr>
                <w:rPr>
                  <w:rFonts w:ascii="Cambria Math" w:hAnsi="Cambria Math"/>
                  <w:i/>
                </w:rPr>
              </m:ctrlPr>
            </m:fPr>
            <m:num>
              <m:r>
                <w:rPr>
                  <w:rFonts w:ascii="Cambria Math" w:hAnsi="Cambria Math"/>
                </w:rPr>
                <m:t>nombre</m:t>
              </m:r>
              <m:r>
                <w:rPr>
                  <w:rFonts w:ascii="Cambria Math" w:hAnsi="Cambria Math"/>
                </w:rPr>
                <m:t xml:space="preserve"> </m:t>
              </m:r>
              <m:r>
                <w:rPr>
                  <w:rFonts w:ascii="Cambria Math" w:hAnsi="Cambria Math"/>
                </w:rPr>
                <m:t>de</m:t>
              </m:r>
              <m:r>
                <w:rPr>
                  <w:rFonts w:ascii="Cambria Math" w:hAnsi="Cambria Math"/>
                </w:rPr>
                <m:t xml:space="preserve"> </m:t>
              </m:r>
              <m:r>
                <w:rPr>
                  <w:rFonts w:ascii="Cambria Math" w:hAnsi="Cambria Math"/>
                </w:rPr>
                <m:t>s</m:t>
              </m:r>
              <m:r>
                <w:rPr>
                  <w:rFonts w:ascii="Cambria Math" w:hAnsi="Cambria Math"/>
                </w:rPr>
                <m:t>é</m:t>
              </m:r>
              <m:r>
                <w:rPr>
                  <w:rFonts w:ascii="Cambria Math" w:hAnsi="Cambria Math"/>
                </w:rPr>
                <m:t>jours</m:t>
              </m:r>
              <m:r>
                <w:rPr>
                  <w:rFonts w:ascii="Cambria Math" w:hAnsi="Cambria Math"/>
                </w:rPr>
                <m:t xml:space="preserve"> </m:t>
              </m:r>
              <m:r>
                <w:rPr>
                  <w:rFonts w:ascii="Cambria Math" w:hAnsi="Cambria Math"/>
                </w:rPr>
                <m:t>o</m:t>
              </m:r>
              <m:r>
                <w:rPr>
                  <w:rFonts w:ascii="Cambria Math" w:hAnsi="Cambria Math"/>
                </w:rPr>
                <m:t xml:space="preserve">ù </m:t>
              </m:r>
              <m:r>
                <w:rPr>
                  <w:rFonts w:ascii="Cambria Math" w:hAnsi="Cambria Math"/>
                </w:rPr>
                <m:t>les</m:t>
              </m:r>
              <m:r>
                <w:rPr>
                  <w:rFonts w:ascii="Cambria Math" w:hAnsi="Cambria Math"/>
                </w:rPr>
                <m:t xml:space="preserve"> </m:t>
              </m:r>
              <m:r>
                <w:rPr>
                  <w:rFonts w:ascii="Cambria Math" w:hAnsi="Cambria Math"/>
                </w:rPr>
                <m:t>PCC</m:t>
              </m:r>
              <m:r>
                <w:rPr>
                  <w:rFonts w:ascii="Cambria Math" w:hAnsi="Cambria Math"/>
                </w:rPr>
                <m:t xml:space="preserve"> </m:t>
              </m:r>
              <m:r>
                <w:rPr>
                  <w:rFonts w:ascii="Cambria Math" w:hAnsi="Cambria Math"/>
                </w:rPr>
                <m:t>ont</m:t>
              </m:r>
              <m:r>
                <w:rPr>
                  <w:rFonts w:ascii="Cambria Math" w:hAnsi="Cambria Math"/>
                </w:rPr>
                <m:t xml:space="preserve"> é</m:t>
              </m:r>
              <m:r>
                <w:rPr>
                  <w:rFonts w:ascii="Cambria Math" w:hAnsi="Cambria Math"/>
                </w:rPr>
                <m:t>t</m:t>
              </m:r>
              <m:r>
                <w:rPr>
                  <w:rFonts w:ascii="Cambria Math" w:hAnsi="Cambria Math"/>
                </w:rPr>
                <m:t xml:space="preserve">é </m:t>
              </m:r>
              <m:r>
                <w:rPr>
                  <w:rFonts w:ascii="Cambria Math" w:hAnsi="Cambria Math"/>
                </w:rPr>
                <m:t>pr</m:t>
              </m:r>
              <m:r>
                <w:rPr>
                  <w:rFonts w:ascii="Cambria Math" w:hAnsi="Cambria Math"/>
                </w:rPr>
                <m:t>é</m:t>
              </m:r>
              <m:r>
                <w:rPr>
                  <w:rFonts w:ascii="Cambria Math" w:hAnsi="Cambria Math"/>
                </w:rPr>
                <m:t>scrites</m:t>
              </m:r>
            </m:num>
            <m:den>
              <m:r>
                <w:rPr>
                  <w:rFonts w:ascii="Cambria Math" w:hAnsi="Cambria Math"/>
                </w:rPr>
                <m:t>nombre</m:t>
              </m:r>
              <m:r>
                <w:rPr>
                  <w:rFonts w:ascii="Cambria Math" w:hAnsi="Cambria Math"/>
                </w:rPr>
                <m:t xml:space="preserve"> </m:t>
              </m:r>
              <m:r>
                <w:rPr>
                  <w:rFonts w:ascii="Cambria Math" w:hAnsi="Cambria Math"/>
                </w:rPr>
                <m:t>de</m:t>
              </m:r>
              <m:r>
                <w:rPr>
                  <w:rFonts w:ascii="Cambria Math" w:hAnsi="Cambria Math"/>
                </w:rPr>
                <m:t xml:space="preserve"> </m:t>
              </m:r>
              <m:r>
                <w:rPr>
                  <w:rFonts w:ascii="Cambria Math" w:hAnsi="Cambria Math"/>
                </w:rPr>
                <m:t>s</m:t>
              </m:r>
              <m:r>
                <w:rPr>
                  <w:rFonts w:ascii="Cambria Math" w:hAnsi="Cambria Math"/>
                </w:rPr>
                <m:t>é</m:t>
              </m:r>
              <m:r>
                <w:rPr>
                  <w:rFonts w:ascii="Cambria Math" w:hAnsi="Cambria Math"/>
                </w:rPr>
                <m:t>jours</m:t>
              </m:r>
              <m:r>
                <w:rPr>
                  <w:rFonts w:ascii="Cambria Math" w:hAnsi="Cambria Math"/>
                </w:rPr>
                <m:t xml:space="preserve"> </m:t>
              </m:r>
              <m:r>
                <w:rPr>
                  <w:rFonts w:ascii="Cambria Math" w:hAnsi="Cambria Math"/>
                </w:rPr>
                <m:t>o</m:t>
              </m:r>
              <m:r>
                <w:rPr>
                  <w:rFonts w:ascii="Cambria Math" w:hAnsi="Cambria Math"/>
                </w:rPr>
                <m:t xml:space="preserve">ù </m:t>
              </m:r>
              <m:r>
                <w:rPr>
                  <w:rFonts w:ascii="Cambria Math" w:hAnsi="Cambria Math"/>
                </w:rPr>
                <m:t>une</m:t>
              </m:r>
              <m:r>
                <w:rPr>
                  <w:rFonts w:ascii="Cambria Math" w:hAnsi="Cambria Math"/>
                </w:rPr>
                <m:t xml:space="preserve"> </m:t>
              </m:r>
              <m:r>
                <w:rPr>
                  <w:rFonts w:ascii="Cambria Math" w:hAnsi="Cambria Math"/>
                </w:rPr>
                <m:t>infection</m:t>
              </m:r>
              <m:r>
                <w:rPr>
                  <w:rFonts w:ascii="Cambria Math" w:hAnsi="Cambria Math"/>
                </w:rPr>
                <m:t xml:space="preserve"> à </m:t>
              </m:r>
              <m:r>
                <w:rPr>
                  <w:rFonts w:ascii="Cambria Math" w:hAnsi="Cambria Math"/>
                </w:rPr>
                <m:t>BMR</m:t>
              </m:r>
              <m:r>
                <w:rPr>
                  <w:rFonts w:ascii="Cambria Math" w:hAnsi="Cambria Math"/>
                </w:rPr>
                <m:t xml:space="preserve"> </m:t>
              </m:r>
              <m:r>
                <w:rPr>
                  <w:rFonts w:ascii="Cambria Math" w:hAnsi="Cambria Math"/>
                </w:rPr>
                <m:t>a</m:t>
              </m:r>
              <m:r>
                <w:rPr>
                  <w:rFonts w:ascii="Cambria Math" w:hAnsi="Cambria Math"/>
                </w:rPr>
                <m:t xml:space="preserve"> é</m:t>
              </m:r>
              <m:r>
                <w:rPr>
                  <w:rFonts w:ascii="Cambria Math" w:hAnsi="Cambria Math"/>
                </w:rPr>
                <m:t>t</m:t>
              </m:r>
              <m:r>
                <w:rPr>
                  <w:rFonts w:ascii="Cambria Math" w:hAnsi="Cambria Math"/>
                </w:rPr>
                <m:t xml:space="preserve">é </m:t>
              </m:r>
              <m:r>
                <w:rPr>
                  <w:rFonts w:ascii="Cambria Math" w:hAnsi="Cambria Math"/>
                </w:rPr>
                <m:t>identifi</m:t>
              </m:r>
              <m:r>
                <w:rPr>
                  <w:rFonts w:ascii="Cambria Math" w:hAnsi="Cambria Math"/>
                </w:rPr>
                <m:t>é</m:t>
              </m:r>
              <m:r>
                <w:rPr>
                  <w:rFonts w:ascii="Cambria Math" w:hAnsi="Cambria Math"/>
                </w:rPr>
                <m:t>e</m:t>
              </m:r>
            </m:den>
          </m:f>
        </m:oMath>
      </m:oMathPara>
    </w:p>
    <w:p w14:paraId="41DC542D" w14:textId="77777777" w:rsidR="002B00D3" w:rsidRPr="00227678" w:rsidRDefault="002B00D3" w:rsidP="002B00D3">
      <w:pPr>
        <w:ind w:left="720"/>
        <w:jc w:val="both"/>
      </w:pPr>
    </w:p>
    <w:p w14:paraId="574DAB92" w14:textId="65EBB013" w:rsidR="00296491" w:rsidRDefault="002029F3" w:rsidP="00DC61D0">
      <w:pPr>
        <w:numPr>
          <w:ilvl w:val="0"/>
          <w:numId w:val="4"/>
        </w:numPr>
        <w:jc w:val="both"/>
      </w:pPr>
      <w:r>
        <w:t>Echec thérapeutique : nombre de</w:t>
      </w:r>
      <w:r w:rsidR="00662BB5">
        <w:t xml:space="preserve"> cas où le </w:t>
      </w:r>
      <w:r>
        <w:t>pa</w:t>
      </w:r>
      <w:r w:rsidR="00662BB5">
        <w:t>tient revient p</w:t>
      </w:r>
      <w:r>
        <w:t>our une infection</w:t>
      </w:r>
      <w:r w:rsidR="00662BB5">
        <w:t xml:space="preserve"> déjà prise en charge / 1000 JH</w:t>
      </w:r>
      <w:r>
        <w:t>.</w:t>
      </w:r>
      <w:r w:rsidR="00867AD7">
        <w:t xml:space="preserve"> </w:t>
      </w:r>
    </w:p>
    <w:p w14:paraId="70D7D2CE" w14:textId="2237186F" w:rsidR="00852E51" w:rsidRDefault="00852E51" w:rsidP="00DC61D0">
      <w:pPr>
        <w:numPr>
          <w:ilvl w:val="0"/>
          <w:numId w:val="4"/>
        </w:numPr>
        <w:jc w:val="both"/>
      </w:pPr>
      <w:r>
        <w:t>Corrélation entre résistance et consommation</w:t>
      </w:r>
      <w:r w:rsidR="002029F3">
        <w:t> : Consommation d’antibiotiques</w:t>
      </w:r>
      <w:r w:rsidR="00662BB5">
        <w:t xml:space="preserve"> dans les 3, 6 mois</w:t>
      </w:r>
      <w:r w:rsidR="002029F3">
        <w:t xml:space="preserve"> </w:t>
      </w:r>
      <w:r w:rsidR="00662BB5">
        <w:t xml:space="preserve">ou l’année </w:t>
      </w:r>
      <w:r w:rsidR="002029F3">
        <w:t>avant l’infection (ut</w:t>
      </w:r>
      <w:r w:rsidR="009D5E94">
        <w:t xml:space="preserve">ilisation du SNDS par exemple) ; </w:t>
      </w:r>
    </w:p>
    <w:sectPr w:rsidR="00852E5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OPATOWSKI Marion" w:date="2025-04-25T10:44:00Z" w:initials="OM">
    <w:p w14:paraId="29684EE0" w14:textId="16AC9F34" w:rsidR="00E67B1A" w:rsidRDefault="00E67B1A">
      <w:pPr>
        <w:pStyle w:val="Commentaire"/>
      </w:pPr>
      <w:r>
        <w:rPr>
          <w:rStyle w:val="Marquedecommentaire"/>
        </w:rPr>
        <w:annotationRef/>
      </w:r>
      <w:r>
        <w:t>délivrance</w:t>
      </w:r>
    </w:p>
  </w:comment>
  <w:comment w:id="2" w:author="OPATOWSKI Marion" w:date="2025-04-25T10:43:00Z" w:initials="OM">
    <w:p w14:paraId="400A25D7" w14:textId="0D163E7F" w:rsidR="00E67B1A" w:rsidRDefault="00E67B1A">
      <w:pPr>
        <w:pStyle w:val="Commentaire"/>
      </w:pPr>
      <w:r>
        <w:rPr>
          <w:rStyle w:val="Marquedecommentaire"/>
        </w:rPr>
        <w:annotationRef/>
      </w:r>
      <w:r>
        <w:t xml:space="preserve">+ facile pour EDS, parfois prescription mais pas dispensation (selon les molécules). </w:t>
      </w:r>
    </w:p>
  </w:comment>
  <w:comment w:id="3" w:author="OPATOWSKI Marion" w:date="2025-04-25T10:54:00Z" w:initials="OM">
    <w:p w14:paraId="5B3BDFBC" w14:textId="041BA8B0" w:rsidR="00F2625A" w:rsidRDefault="00F2625A">
      <w:pPr>
        <w:pStyle w:val="Commentaire"/>
      </w:pPr>
      <w:r>
        <w:rPr>
          <w:rStyle w:val="Marquedecommentaire"/>
        </w:rPr>
        <w:annotationRef/>
      </w:r>
      <w:r>
        <w:t>Pas possible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9684EE0" w15:done="0"/>
  <w15:commentEx w15:paraId="400A25D7" w15:done="0"/>
  <w15:commentEx w15:paraId="5B3BDFB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76E3F"/>
    <w:multiLevelType w:val="hybridMultilevel"/>
    <w:tmpl w:val="A9C0B40E"/>
    <w:lvl w:ilvl="0" w:tplc="57EC71C8">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3B2680"/>
    <w:multiLevelType w:val="hybridMultilevel"/>
    <w:tmpl w:val="A5E24E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2690620"/>
    <w:multiLevelType w:val="hybridMultilevel"/>
    <w:tmpl w:val="707227EC"/>
    <w:lvl w:ilvl="0" w:tplc="D6588F98">
      <w:start w:val="1"/>
      <w:numFmt w:val="bullet"/>
      <w:lvlText w:val="•"/>
      <w:lvlJc w:val="left"/>
      <w:pPr>
        <w:tabs>
          <w:tab w:val="num" w:pos="720"/>
        </w:tabs>
        <w:ind w:left="720" w:hanging="360"/>
      </w:pPr>
      <w:rPr>
        <w:rFonts w:ascii="Arial" w:hAnsi="Arial" w:hint="default"/>
      </w:rPr>
    </w:lvl>
    <w:lvl w:ilvl="1" w:tplc="240AD92E" w:tentative="1">
      <w:start w:val="1"/>
      <w:numFmt w:val="bullet"/>
      <w:lvlText w:val="•"/>
      <w:lvlJc w:val="left"/>
      <w:pPr>
        <w:tabs>
          <w:tab w:val="num" w:pos="1440"/>
        </w:tabs>
        <w:ind w:left="1440" w:hanging="360"/>
      </w:pPr>
      <w:rPr>
        <w:rFonts w:ascii="Arial" w:hAnsi="Arial" w:hint="default"/>
      </w:rPr>
    </w:lvl>
    <w:lvl w:ilvl="2" w:tplc="706AF2F6" w:tentative="1">
      <w:start w:val="1"/>
      <w:numFmt w:val="bullet"/>
      <w:lvlText w:val="•"/>
      <w:lvlJc w:val="left"/>
      <w:pPr>
        <w:tabs>
          <w:tab w:val="num" w:pos="2160"/>
        </w:tabs>
        <w:ind w:left="2160" w:hanging="360"/>
      </w:pPr>
      <w:rPr>
        <w:rFonts w:ascii="Arial" w:hAnsi="Arial" w:hint="default"/>
      </w:rPr>
    </w:lvl>
    <w:lvl w:ilvl="3" w:tplc="6150963A" w:tentative="1">
      <w:start w:val="1"/>
      <w:numFmt w:val="bullet"/>
      <w:lvlText w:val="•"/>
      <w:lvlJc w:val="left"/>
      <w:pPr>
        <w:tabs>
          <w:tab w:val="num" w:pos="2880"/>
        </w:tabs>
        <w:ind w:left="2880" w:hanging="360"/>
      </w:pPr>
      <w:rPr>
        <w:rFonts w:ascii="Arial" w:hAnsi="Arial" w:hint="default"/>
      </w:rPr>
    </w:lvl>
    <w:lvl w:ilvl="4" w:tplc="AB161378" w:tentative="1">
      <w:start w:val="1"/>
      <w:numFmt w:val="bullet"/>
      <w:lvlText w:val="•"/>
      <w:lvlJc w:val="left"/>
      <w:pPr>
        <w:tabs>
          <w:tab w:val="num" w:pos="3600"/>
        </w:tabs>
        <w:ind w:left="3600" w:hanging="360"/>
      </w:pPr>
      <w:rPr>
        <w:rFonts w:ascii="Arial" w:hAnsi="Arial" w:hint="default"/>
      </w:rPr>
    </w:lvl>
    <w:lvl w:ilvl="5" w:tplc="2A8E03F0" w:tentative="1">
      <w:start w:val="1"/>
      <w:numFmt w:val="bullet"/>
      <w:lvlText w:val="•"/>
      <w:lvlJc w:val="left"/>
      <w:pPr>
        <w:tabs>
          <w:tab w:val="num" w:pos="4320"/>
        </w:tabs>
        <w:ind w:left="4320" w:hanging="360"/>
      </w:pPr>
      <w:rPr>
        <w:rFonts w:ascii="Arial" w:hAnsi="Arial" w:hint="default"/>
      </w:rPr>
    </w:lvl>
    <w:lvl w:ilvl="6" w:tplc="5D643534" w:tentative="1">
      <w:start w:val="1"/>
      <w:numFmt w:val="bullet"/>
      <w:lvlText w:val="•"/>
      <w:lvlJc w:val="left"/>
      <w:pPr>
        <w:tabs>
          <w:tab w:val="num" w:pos="5040"/>
        </w:tabs>
        <w:ind w:left="5040" w:hanging="360"/>
      </w:pPr>
      <w:rPr>
        <w:rFonts w:ascii="Arial" w:hAnsi="Arial" w:hint="default"/>
      </w:rPr>
    </w:lvl>
    <w:lvl w:ilvl="7" w:tplc="5A2CDA18" w:tentative="1">
      <w:start w:val="1"/>
      <w:numFmt w:val="bullet"/>
      <w:lvlText w:val="•"/>
      <w:lvlJc w:val="left"/>
      <w:pPr>
        <w:tabs>
          <w:tab w:val="num" w:pos="5760"/>
        </w:tabs>
        <w:ind w:left="5760" w:hanging="360"/>
      </w:pPr>
      <w:rPr>
        <w:rFonts w:ascii="Arial" w:hAnsi="Arial" w:hint="default"/>
      </w:rPr>
    </w:lvl>
    <w:lvl w:ilvl="8" w:tplc="7E0E737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1F56AF9"/>
    <w:multiLevelType w:val="hybridMultilevel"/>
    <w:tmpl w:val="16588F16"/>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 w15:restartNumberingAfterBreak="0">
    <w:nsid w:val="24D23D1A"/>
    <w:multiLevelType w:val="hybridMultilevel"/>
    <w:tmpl w:val="FFE4876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67E76B6"/>
    <w:multiLevelType w:val="hybridMultilevel"/>
    <w:tmpl w:val="C7A20F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99D3588"/>
    <w:multiLevelType w:val="hybridMultilevel"/>
    <w:tmpl w:val="A5E24E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AF36898"/>
    <w:multiLevelType w:val="hybridMultilevel"/>
    <w:tmpl w:val="A5E24E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B534FEF"/>
    <w:multiLevelType w:val="hybridMultilevel"/>
    <w:tmpl w:val="826A99E8"/>
    <w:lvl w:ilvl="0" w:tplc="E49E1854">
      <w:start w:val="1"/>
      <w:numFmt w:val="bullet"/>
      <w:lvlText w:val="•"/>
      <w:lvlJc w:val="left"/>
      <w:pPr>
        <w:tabs>
          <w:tab w:val="num" w:pos="720"/>
        </w:tabs>
        <w:ind w:left="720" w:hanging="360"/>
      </w:pPr>
      <w:rPr>
        <w:rFonts w:ascii="Arial" w:hAnsi="Arial" w:hint="default"/>
      </w:rPr>
    </w:lvl>
    <w:lvl w:ilvl="1" w:tplc="A7308D3E" w:tentative="1">
      <w:start w:val="1"/>
      <w:numFmt w:val="bullet"/>
      <w:lvlText w:val="•"/>
      <w:lvlJc w:val="left"/>
      <w:pPr>
        <w:tabs>
          <w:tab w:val="num" w:pos="1440"/>
        </w:tabs>
        <w:ind w:left="1440" w:hanging="360"/>
      </w:pPr>
      <w:rPr>
        <w:rFonts w:ascii="Arial" w:hAnsi="Arial" w:hint="default"/>
      </w:rPr>
    </w:lvl>
    <w:lvl w:ilvl="2" w:tplc="E59AC8FE" w:tentative="1">
      <w:start w:val="1"/>
      <w:numFmt w:val="bullet"/>
      <w:lvlText w:val="•"/>
      <w:lvlJc w:val="left"/>
      <w:pPr>
        <w:tabs>
          <w:tab w:val="num" w:pos="2160"/>
        </w:tabs>
        <w:ind w:left="2160" w:hanging="360"/>
      </w:pPr>
      <w:rPr>
        <w:rFonts w:ascii="Arial" w:hAnsi="Arial" w:hint="default"/>
      </w:rPr>
    </w:lvl>
    <w:lvl w:ilvl="3" w:tplc="4CDE5888" w:tentative="1">
      <w:start w:val="1"/>
      <w:numFmt w:val="bullet"/>
      <w:lvlText w:val="•"/>
      <w:lvlJc w:val="left"/>
      <w:pPr>
        <w:tabs>
          <w:tab w:val="num" w:pos="2880"/>
        </w:tabs>
        <w:ind w:left="2880" w:hanging="360"/>
      </w:pPr>
      <w:rPr>
        <w:rFonts w:ascii="Arial" w:hAnsi="Arial" w:hint="default"/>
      </w:rPr>
    </w:lvl>
    <w:lvl w:ilvl="4" w:tplc="C6B6E624" w:tentative="1">
      <w:start w:val="1"/>
      <w:numFmt w:val="bullet"/>
      <w:lvlText w:val="•"/>
      <w:lvlJc w:val="left"/>
      <w:pPr>
        <w:tabs>
          <w:tab w:val="num" w:pos="3600"/>
        </w:tabs>
        <w:ind w:left="3600" w:hanging="360"/>
      </w:pPr>
      <w:rPr>
        <w:rFonts w:ascii="Arial" w:hAnsi="Arial" w:hint="default"/>
      </w:rPr>
    </w:lvl>
    <w:lvl w:ilvl="5" w:tplc="84A4F2D0" w:tentative="1">
      <w:start w:val="1"/>
      <w:numFmt w:val="bullet"/>
      <w:lvlText w:val="•"/>
      <w:lvlJc w:val="left"/>
      <w:pPr>
        <w:tabs>
          <w:tab w:val="num" w:pos="4320"/>
        </w:tabs>
        <w:ind w:left="4320" w:hanging="360"/>
      </w:pPr>
      <w:rPr>
        <w:rFonts w:ascii="Arial" w:hAnsi="Arial" w:hint="default"/>
      </w:rPr>
    </w:lvl>
    <w:lvl w:ilvl="6" w:tplc="A7005916" w:tentative="1">
      <w:start w:val="1"/>
      <w:numFmt w:val="bullet"/>
      <w:lvlText w:val="•"/>
      <w:lvlJc w:val="left"/>
      <w:pPr>
        <w:tabs>
          <w:tab w:val="num" w:pos="5040"/>
        </w:tabs>
        <w:ind w:left="5040" w:hanging="360"/>
      </w:pPr>
      <w:rPr>
        <w:rFonts w:ascii="Arial" w:hAnsi="Arial" w:hint="default"/>
      </w:rPr>
    </w:lvl>
    <w:lvl w:ilvl="7" w:tplc="F7EEEB32" w:tentative="1">
      <w:start w:val="1"/>
      <w:numFmt w:val="bullet"/>
      <w:lvlText w:val="•"/>
      <w:lvlJc w:val="left"/>
      <w:pPr>
        <w:tabs>
          <w:tab w:val="num" w:pos="5760"/>
        </w:tabs>
        <w:ind w:left="5760" w:hanging="360"/>
      </w:pPr>
      <w:rPr>
        <w:rFonts w:ascii="Arial" w:hAnsi="Arial" w:hint="default"/>
      </w:rPr>
    </w:lvl>
    <w:lvl w:ilvl="8" w:tplc="66BEDCF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4FE29B1"/>
    <w:multiLevelType w:val="hybridMultilevel"/>
    <w:tmpl w:val="46102514"/>
    <w:lvl w:ilvl="0" w:tplc="E90AAD60">
      <w:start w:val="1"/>
      <w:numFmt w:val="bullet"/>
      <w:lvlText w:val="•"/>
      <w:lvlJc w:val="left"/>
      <w:pPr>
        <w:tabs>
          <w:tab w:val="num" w:pos="720"/>
        </w:tabs>
        <w:ind w:left="720" w:hanging="360"/>
      </w:pPr>
      <w:rPr>
        <w:rFonts w:ascii="Arial" w:hAnsi="Arial" w:hint="default"/>
      </w:rPr>
    </w:lvl>
    <w:lvl w:ilvl="1" w:tplc="BD840D80" w:tentative="1">
      <w:start w:val="1"/>
      <w:numFmt w:val="bullet"/>
      <w:lvlText w:val="•"/>
      <w:lvlJc w:val="left"/>
      <w:pPr>
        <w:tabs>
          <w:tab w:val="num" w:pos="1440"/>
        </w:tabs>
        <w:ind w:left="1440" w:hanging="360"/>
      </w:pPr>
      <w:rPr>
        <w:rFonts w:ascii="Arial" w:hAnsi="Arial" w:hint="default"/>
      </w:rPr>
    </w:lvl>
    <w:lvl w:ilvl="2" w:tplc="29D89ED6" w:tentative="1">
      <w:start w:val="1"/>
      <w:numFmt w:val="bullet"/>
      <w:lvlText w:val="•"/>
      <w:lvlJc w:val="left"/>
      <w:pPr>
        <w:tabs>
          <w:tab w:val="num" w:pos="2160"/>
        </w:tabs>
        <w:ind w:left="2160" w:hanging="360"/>
      </w:pPr>
      <w:rPr>
        <w:rFonts w:ascii="Arial" w:hAnsi="Arial" w:hint="default"/>
      </w:rPr>
    </w:lvl>
    <w:lvl w:ilvl="3" w:tplc="1876F0B8" w:tentative="1">
      <w:start w:val="1"/>
      <w:numFmt w:val="bullet"/>
      <w:lvlText w:val="•"/>
      <w:lvlJc w:val="left"/>
      <w:pPr>
        <w:tabs>
          <w:tab w:val="num" w:pos="2880"/>
        </w:tabs>
        <w:ind w:left="2880" w:hanging="360"/>
      </w:pPr>
      <w:rPr>
        <w:rFonts w:ascii="Arial" w:hAnsi="Arial" w:hint="default"/>
      </w:rPr>
    </w:lvl>
    <w:lvl w:ilvl="4" w:tplc="4B16F858" w:tentative="1">
      <w:start w:val="1"/>
      <w:numFmt w:val="bullet"/>
      <w:lvlText w:val="•"/>
      <w:lvlJc w:val="left"/>
      <w:pPr>
        <w:tabs>
          <w:tab w:val="num" w:pos="3600"/>
        </w:tabs>
        <w:ind w:left="3600" w:hanging="360"/>
      </w:pPr>
      <w:rPr>
        <w:rFonts w:ascii="Arial" w:hAnsi="Arial" w:hint="default"/>
      </w:rPr>
    </w:lvl>
    <w:lvl w:ilvl="5" w:tplc="CB34042E" w:tentative="1">
      <w:start w:val="1"/>
      <w:numFmt w:val="bullet"/>
      <w:lvlText w:val="•"/>
      <w:lvlJc w:val="left"/>
      <w:pPr>
        <w:tabs>
          <w:tab w:val="num" w:pos="4320"/>
        </w:tabs>
        <w:ind w:left="4320" w:hanging="360"/>
      </w:pPr>
      <w:rPr>
        <w:rFonts w:ascii="Arial" w:hAnsi="Arial" w:hint="default"/>
      </w:rPr>
    </w:lvl>
    <w:lvl w:ilvl="6" w:tplc="9E52217C" w:tentative="1">
      <w:start w:val="1"/>
      <w:numFmt w:val="bullet"/>
      <w:lvlText w:val="•"/>
      <w:lvlJc w:val="left"/>
      <w:pPr>
        <w:tabs>
          <w:tab w:val="num" w:pos="5040"/>
        </w:tabs>
        <w:ind w:left="5040" w:hanging="360"/>
      </w:pPr>
      <w:rPr>
        <w:rFonts w:ascii="Arial" w:hAnsi="Arial" w:hint="default"/>
      </w:rPr>
    </w:lvl>
    <w:lvl w:ilvl="7" w:tplc="0542F952" w:tentative="1">
      <w:start w:val="1"/>
      <w:numFmt w:val="bullet"/>
      <w:lvlText w:val="•"/>
      <w:lvlJc w:val="left"/>
      <w:pPr>
        <w:tabs>
          <w:tab w:val="num" w:pos="5760"/>
        </w:tabs>
        <w:ind w:left="5760" w:hanging="360"/>
      </w:pPr>
      <w:rPr>
        <w:rFonts w:ascii="Arial" w:hAnsi="Arial" w:hint="default"/>
      </w:rPr>
    </w:lvl>
    <w:lvl w:ilvl="8" w:tplc="6C56A6C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5D564A6"/>
    <w:multiLevelType w:val="hybridMultilevel"/>
    <w:tmpl w:val="A5E6E49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C024936"/>
    <w:multiLevelType w:val="hybridMultilevel"/>
    <w:tmpl w:val="DCB4844C"/>
    <w:lvl w:ilvl="0" w:tplc="57EC71C8">
      <w:numFmt w:val="bullet"/>
      <w:lvlText w:val="-"/>
      <w:lvlJc w:val="left"/>
      <w:pPr>
        <w:ind w:left="1789" w:hanging="360"/>
      </w:pPr>
      <w:rPr>
        <w:rFonts w:ascii="Calibri" w:eastAsiaTheme="minorHAnsi" w:hAnsi="Calibri" w:cs="Calibri" w:hint="default"/>
      </w:rPr>
    </w:lvl>
    <w:lvl w:ilvl="1" w:tplc="040C0003" w:tentative="1">
      <w:start w:val="1"/>
      <w:numFmt w:val="bullet"/>
      <w:lvlText w:val="o"/>
      <w:lvlJc w:val="left"/>
      <w:pPr>
        <w:ind w:left="2509" w:hanging="360"/>
      </w:pPr>
      <w:rPr>
        <w:rFonts w:ascii="Courier New" w:hAnsi="Courier New" w:cs="Courier New" w:hint="default"/>
      </w:rPr>
    </w:lvl>
    <w:lvl w:ilvl="2" w:tplc="040C0005" w:tentative="1">
      <w:start w:val="1"/>
      <w:numFmt w:val="bullet"/>
      <w:lvlText w:val=""/>
      <w:lvlJc w:val="left"/>
      <w:pPr>
        <w:ind w:left="3229" w:hanging="360"/>
      </w:pPr>
      <w:rPr>
        <w:rFonts w:ascii="Wingdings" w:hAnsi="Wingdings" w:hint="default"/>
      </w:rPr>
    </w:lvl>
    <w:lvl w:ilvl="3" w:tplc="040C0001" w:tentative="1">
      <w:start w:val="1"/>
      <w:numFmt w:val="bullet"/>
      <w:lvlText w:val=""/>
      <w:lvlJc w:val="left"/>
      <w:pPr>
        <w:ind w:left="3949" w:hanging="360"/>
      </w:pPr>
      <w:rPr>
        <w:rFonts w:ascii="Symbol" w:hAnsi="Symbol" w:hint="default"/>
      </w:rPr>
    </w:lvl>
    <w:lvl w:ilvl="4" w:tplc="040C0003" w:tentative="1">
      <w:start w:val="1"/>
      <w:numFmt w:val="bullet"/>
      <w:lvlText w:val="o"/>
      <w:lvlJc w:val="left"/>
      <w:pPr>
        <w:ind w:left="4669" w:hanging="360"/>
      </w:pPr>
      <w:rPr>
        <w:rFonts w:ascii="Courier New" w:hAnsi="Courier New" w:cs="Courier New" w:hint="default"/>
      </w:rPr>
    </w:lvl>
    <w:lvl w:ilvl="5" w:tplc="040C0005" w:tentative="1">
      <w:start w:val="1"/>
      <w:numFmt w:val="bullet"/>
      <w:lvlText w:val=""/>
      <w:lvlJc w:val="left"/>
      <w:pPr>
        <w:ind w:left="5389" w:hanging="360"/>
      </w:pPr>
      <w:rPr>
        <w:rFonts w:ascii="Wingdings" w:hAnsi="Wingdings" w:hint="default"/>
      </w:rPr>
    </w:lvl>
    <w:lvl w:ilvl="6" w:tplc="040C0001" w:tentative="1">
      <w:start w:val="1"/>
      <w:numFmt w:val="bullet"/>
      <w:lvlText w:val=""/>
      <w:lvlJc w:val="left"/>
      <w:pPr>
        <w:ind w:left="6109" w:hanging="360"/>
      </w:pPr>
      <w:rPr>
        <w:rFonts w:ascii="Symbol" w:hAnsi="Symbol" w:hint="default"/>
      </w:rPr>
    </w:lvl>
    <w:lvl w:ilvl="7" w:tplc="040C0003" w:tentative="1">
      <w:start w:val="1"/>
      <w:numFmt w:val="bullet"/>
      <w:lvlText w:val="o"/>
      <w:lvlJc w:val="left"/>
      <w:pPr>
        <w:ind w:left="6829" w:hanging="360"/>
      </w:pPr>
      <w:rPr>
        <w:rFonts w:ascii="Courier New" w:hAnsi="Courier New" w:cs="Courier New" w:hint="default"/>
      </w:rPr>
    </w:lvl>
    <w:lvl w:ilvl="8" w:tplc="040C0005" w:tentative="1">
      <w:start w:val="1"/>
      <w:numFmt w:val="bullet"/>
      <w:lvlText w:val=""/>
      <w:lvlJc w:val="left"/>
      <w:pPr>
        <w:ind w:left="7549" w:hanging="360"/>
      </w:pPr>
      <w:rPr>
        <w:rFonts w:ascii="Wingdings" w:hAnsi="Wingdings" w:hint="default"/>
      </w:rPr>
    </w:lvl>
  </w:abstractNum>
  <w:abstractNum w:abstractNumId="12" w15:restartNumberingAfterBreak="0">
    <w:nsid w:val="3C3D319C"/>
    <w:multiLevelType w:val="hybridMultilevel"/>
    <w:tmpl w:val="A5E24E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F474F68"/>
    <w:multiLevelType w:val="hybridMultilevel"/>
    <w:tmpl w:val="A5E24E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8620E7A"/>
    <w:multiLevelType w:val="hybridMultilevel"/>
    <w:tmpl w:val="3A74C5DC"/>
    <w:lvl w:ilvl="0" w:tplc="35AC51F4">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3CA3BB9"/>
    <w:multiLevelType w:val="hybridMultilevel"/>
    <w:tmpl w:val="B038E0DA"/>
    <w:lvl w:ilvl="0" w:tplc="92506F92">
      <w:start w:val="1"/>
      <w:numFmt w:val="bullet"/>
      <w:lvlText w:val="•"/>
      <w:lvlJc w:val="left"/>
      <w:pPr>
        <w:tabs>
          <w:tab w:val="num" w:pos="360"/>
        </w:tabs>
        <w:ind w:left="360" w:hanging="360"/>
      </w:pPr>
      <w:rPr>
        <w:rFonts w:ascii="Arial" w:hAnsi="Arial" w:hint="default"/>
      </w:rPr>
    </w:lvl>
    <w:lvl w:ilvl="1" w:tplc="D6225DE6">
      <w:start w:val="1"/>
      <w:numFmt w:val="bullet"/>
      <w:lvlText w:val="•"/>
      <w:lvlJc w:val="left"/>
      <w:pPr>
        <w:tabs>
          <w:tab w:val="num" w:pos="1080"/>
        </w:tabs>
        <w:ind w:left="1080" w:hanging="360"/>
      </w:pPr>
      <w:rPr>
        <w:rFonts w:ascii="Arial" w:hAnsi="Arial" w:hint="default"/>
      </w:rPr>
    </w:lvl>
    <w:lvl w:ilvl="2" w:tplc="C140452C">
      <w:start w:val="1"/>
      <w:numFmt w:val="bullet"/>
      <w:lvlText w:val="•"/>
      <w:lvlJc w:val="left"/>
      <w:pPr>
        <w:tabs>
          <w:tab w:val="num" w:pos="1800"/>
        </w:tabs>
        <w:ind w:left="1800" w:hanging="360"/>
      </w:pPr>
      <w:rPr>
        <w:rFonts w:ascii="Arial" w:hAnsi="Arial" w:hint="default"/>
      </w:rPr>
    </w:lvl>
    <w:lvl w:ilvl="3" w:tplc="2D10448E" w:tentative="1">
      <w:start w:val="1"/>
      <w:numFmt w:val="bullet"/>
      <w:lvlText w:val="•"/>
      <w:lvlJc w:val="left"/>
      <w:pPr>
        <w:tabs>
          <w:tab w:val="num" w:pos="2520"/>
        </w:tabs>
        <w:ind w:left="2520" w:hanging="360"/>
      </w:pPr>
      <w:rPr>
        <w:rFonts w:ascii="Arial" w:hAnsi="Arial" w:hint="default"/>
      </w:rPr>
    </w:lvl>
    <w:lvl w:ilvl="4" w:tplc="6478E95C" w:tentative="1">
      <w:start w:val="1"/>
      <w:numFmt w:val="bullet"/>
      <w:lvlText w:val="•"/>
      <w:lvlJc w:val="left"/>
      <w:pPr>
        <w:tabs>
          <w:tab w:val="num" w:pos="3240"/>
        </w:tabs>
        <w:ind w:left="3240" w:hanging="360"/>
      </w:pPr>
      <w:rPr>
        <w:rFonts w:ascii="Arial" w:hAnsi="Arial" w:hint="default"/>
      </w:rPr>
    </w:lvl>
    <w:lvl w:ilvl="5" w:tplc="FCD6454C" w:tentative="1">
      <w:start w:val="1"/>
      <w:numFmt w:val="bullet"/>
      <w:lvlText w:val="•"/>
      <w:lvlJc w:val="left"/>
      <w:pPr>
        <w:tabs>
          <w:tab w:val="num" w:pos="3960"/>
        </w:tabs>
        <w:ind w:left="3960" w:hanging="360"/>
      </w:pPr>
      <w:rPr>
        <w:rFonts w:ascii="Arial" w:hAnsi="Arial" w:hint="default"/>
      </w:rPr>
    </w:lvl>
    <w:lvl w:ilvl="6" w:tplc="F08238B4" w:tentative="1">
      <w:start w:val="1"/>
      <w:numFmt w:val="bullet"/>
      <w:lvlText w:val="•"/>
      <w:lvlJc w:val="left"/>
      <w:pPr>
        <w:tabs>
          <w:tab w:val="num" w:pos="4680"/>
        </w:tabs>
        <w:ind w:left="4680" w:hanging="360"/>
      </w:pPr>
      <w:rPr>
        <w:rFonts w:ascii="Arial" w:hAnsi="Arial" w:hint="default"/>
      </w:rPr>
    </w:lvl>
    <w:lvl w:ilvl="7" w:tplc="DC44B682" w:tentative="1">
      <w:start w:val="1"/>
      <w:numFmt w:val="bullet"/>
      <w:lvlText w:val="•"/>
      <w:lvlJc w:val="left"/>
      <w:pPr>
        <w:tabs>
          <w:tab w:val="num" w:pos="5400"/>
        </w:tabs>
        <w:ind w:left="5400" w:hanging="360"/>
      </w:pPr>
      <w:rPr>
        <w:rFonts w:ascii="Arial" w:hAnsi="Arial" w:hint="default"/>
      </w:rPr>
    </w:lvl>
    <w:lvl w:ilvl="8" w:tplc="49AC9B34" w:tentative="1">
      <w:start w:val="1"/>
      <w:numFmt w:val="bullet"/>
      <w:lvlText w:val="•"/>
      <w:lvlJc w:val="left"/>
      <w:pPr>
        <w:tabs>
          <w:tab w:val="num" w:pos="6120"/>
        </w:tabs>
        <w:ind w:left="6120" w:hanging="360"/>
      </w:pPr>
      <w:rPr>
        <w:rFonts w:ascii="Arial" w:hAnsi="Arial" w:hint="default"/>
      </w:rPr>
    </w:lvl>
  </w:abstractNum>
  <w:abstractNum w:abstractNumId="16" w15:restartNumberingAfterBreak="0">
    <w:nsid w:val="60F84757"/>
    <w:multiLevelType w:val="hybridMultilevel"/>
    <w:tmpl w:val="E3C6CF56"/>
    <w:lvl w:ilvl="0" w:tplc="B9D47B8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C47038D"/>
    <w:multiLevelType w:val="hybridMultilevel"/>
    <w:tmpl w:val="C7A20F5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C4F3EFE"/>
    <w:multiLevelType w:val="hybridMultilevel"/>
    <w:tmpl w:val="C2D04ED6"/>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num w:numId="1">
    <w:abstractNumId w:val="16"/>
  </w:num>
  <w:num w:numId="2">
    <w:abstractNumId w:val="15"/>
  </w:num>
  <w:num w:numId="3">
    <w:abstractNumId w:val="0"/>
  </w:num>
  <w:num w:numId="4">
    <w:abstractNumId w:val="8"/>
  </w:num>
  <w:num w:numId="5">
    <w:abstractNumId w:val="10"/>
  </w:num>
  <w:num w:numId="6">
    <w:abstractNumId w:val="17"/>
  </w:num>
  <w:num w:numId="7">
    <w:abstractNumId w:val="5"/>
  </w:num>
  <w:num w:numId="8">
    <w:abstractNumId w:val="4"/>
  </w:num>
  <w:num w:numId="9">
    <w:abstractNumId w:val="3"/>
  </w:num>
  <w:num w:numId="10">
    <w:abstractNumId w:val="12"/>
  </w:num>
  <w:num w:numId="11">
    <w:abstractNumId w:val="7"/>
  </w:num>
  <w:num w:numId="12">
    <w:abstractNumId w:val="6"/>
  </w:num>
  <w:num w:numId="13">
    <w:abstractNumId w:val="14"/>
  </w:num>
  <w:num w:numId="14">
    <w:abstractNumId w:val="2"/>
  </w:num>
  <w:num w:numId="15">
    <w:abstractNumId w:val="9"/>
  </w:num>
  <w:num w:numId="16">
    <w:abstractNumId w:val="18"/>
  </w:num>
  <w:num w:numId="17">
    <w:abstractNumId w:val="11"/>
  </w:num>
  <w:num w:numId="18">
    <w:abstractNumId w:val="1"/>
  </w:num>
  <w:num w:numId="19">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OPATOWSKI Marion">
    <w15:presenceInfo w15:providerId="None" w15:userId="OPATOWSKI Mari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activeWritingStyle w:appName="MSWord" w:lang="fr-FR" w:vendorID="64" w:dllVersion="131078" w:nlCheck="1" w:checkStyle="0"/>
  <w:revisionView w:inkAnnotations="0"/>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06D"/>
    <w:rsid w:val="0001618A"/>
    <w:rsid w:val="000451B8"/>
    <w:rsid w:val="000735A2"/>
    <w:rsid w:val="000917A1"/>
    <w:rsid w:val="000B167E"/>
    <w:rsid w:val="00126912"/>
    <w:rsid w:val="001304BC"/>
    <w:rsid w:val="00135E75"/>
    <w:rsid w:val="001A145E"/>
    <w:rsid w:val="001B149F"/>
    <w:rsid w:val="001C377B"/>
    <w:rsid w:val="002029F3"/>
    <w:rsid w:val="00227678"/>
    <w:rsid w:val="00257094"/>
    <w:rsid w:val="00286193"/>
    <w:rsid w:val="00296491"/>
    <w:rsid w:val="002A3A0C"/>
    <w:rsid w:val="002B00D3"/>
    <w:rsid w:val="002B499C"/>
    <w:rsid w:val="002D7FDA"/>
    <w:rsid w:val="00321978"/>
    <w:rsid w:val="003624D5"/>
    <w:rsid w:val="003D6E91"/>
    <w:rsid w:val="003F0B34"/>
    <w:rsid w:val="0043680B"/>
    <w:rsid w:val="00452E9F"/>
    <w:rsid w:val="00470289"/>
    <w:rsid w:val="004906EF"/>
    <w:rsid w:val="004E1EB4"/>
    <w:rsid w:val="004F35CF"/>
    <w:rsid w:val="004F4E10"/>
    <w:rsid w:val="00516C29"/>
    <w:rsid w:val="00534263"/>
    <w:rsid w:val="00534A0E"/>
    <w:rsid w:val="00544EC2"/>
    <w:rsid w:val="005B5E8A"/>
    <w:rsid w:val="005D0F83"/>
    <w:rsid w:val="005D5D87"/>
    <w:rsid w:val="00623182"/>
    <w:rsid w:val="00626C39"/>
    <w:rsid w:val="00662BB5"/>
    <w:rsid w:val="006D121A"/>
    <w:rsid w:val="006D1466"/>
    <w:rsid w:val="006D26A7"/>
    <w:rsid w:val="006D3559"/>
    <w:rsid w:val="006F00C1"/>
    <w:rsid w:val="00705C41"/>
    <w:rsid w:val="0071160B"/>
    <w:rsid w:val="007F1BC6"/>
    <w:rsid w:val="00812F15"/>
    <w:rsid w:val="00830638"/>
    <w:rsid w:val="00852E51"/>
    <w:rsid w:val="00867AD7"/>
    <w:rsid w:val="00874327"/>
    <w:rsid w:val="008753B3"/>
    <w:rsid w:val="0087714D"/>
    <w:rsid w:val="008B6300"/>
    <w:rsid w:val="008D276D"/>
    <w:rsid w:val="008F1AA4"/>
    <w:rsid w:val="008F41D9"/>
    <w:rsid w:val="009749CF"/>
    <w:rsid w:val="009D517F"/>
    <w:rsid w:val="009D5E94"/>
    <w:rsid w:val="009E3281"/>
    <w:rsid w:val="00A168C4"/>
    <w:rsid w:val="00A52A75"/>
    <w:rsid w:val="00AA12AE"/>
    <w:rsid w:val="00AB763F"/>
    <w:rsid w:val="00B106EA"/>
    <w:rsid w:val="00B221E8"/>
    <w:rsid w:val="00B230B0"/>
    <w:rsid w:val="00B449B2"/>
    <w:rsid w:val="00B60C08"/>
    <w:rsid w:val="00B64029"/>
    <w:rsid w:val="00B8686C"/>
    <w:rsid w:val="00BB1AAE"/>
    <w:rsid w:val="00BB331C"/>
    <w:rsid w:val="00BB5EA6"/>
    <w:rsid w:val="00BE77E0"/>
    <w:rsid w:val="00BF443B"/>
    <w:rsid w:val="00C14D79"/>
    <w:rsid w:val="00C219A1"/>
    <w:rsid w:val="00C2636B"/>
    <w:rsid w:val="00C82297"/>
    <w:rsid w:val="00C837A6"/>
    <w:rsid w:val="00CA432E"/>
    <w:rsid w:val="00CD277A"/>
    <w:rsid w:val="00D02A2A"/>
    <w:rsid w:val="00D911F4"/>
    <w:rsid w:val="00D94035"/>
    <w:rsid w:val="00DC3BC3"/>
    <w:rsid w:val="00DC61D0"/>
    <w:rsid w:val="00DD0831"/>
    <w:rsid w:val="00E24DB1"/>
    <w:rsid w:val="00E250B2"/>
    <w:rsid w:val="00E67B1A"/>
    <w:rsid w:val="00E90CFA"/>
    <w:rsid w:val="00E91AA3"/>
    <w:rsid w:val="00EF6C4B"/>
    <w:rsid w:val="00F01010"/>
    <w:rsid w:val="00F16DF9"/>
    <w:rsid w:val="00F2625A"/>
    <w:rsid w:val="00F3056D"/>
    <w:rsid w:val="00F364DD"/>
    <w:rsid w:val="00F83CEA"/>
    <w:rsid w:val="00FE3399"/>
    <w:rsid w:val="00FF306D"/>
    <w:rsid w:val="00FF46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2CDA2"/>
  <w15:chartTrackingRefBased/>
  <w15:docId w15:val="{047EFBD9-1EEA-4771-B5D7-6D9A204B1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EF6C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EF6C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7714D"/>
    <w:pPr>
      <w:ind w:left="720"/>
      <w:contextualSpacing/>
    </w:pPr>
  </w:style>
  <w:style w:type="character" w:styleId="Textedelespacerserv">
    <w:name w:val="Placeholder Text"/>
    <w:basedOn w:val="Policepardfaut"/>
    <w:uiPriority w:val="99"/>
    <w:semiHidden/>
    <w:rsid w:val="00452E9F"/>
    <w:rPr>
      <w:color w:val="808080"/>
    </w:rPr>
  </w:style>
  <w:style w:type="character" w:customStyle="1" w:styleId="Titre2Car">
    <w:name w:val="Titre 2 Car"/>
    <w:basedOn w:val="Policepardfaut"/>
    <w:link w:val="Titre2"/>
    <w:uiPriority w:val="9"/>
    <w:rsid w:val="00EF6C4B"/>
    <w:rPr>
      <w:rFonts w:asciiTheme="majorHAnsi" w:eastAsiaTheme="majorEastAsia" w:hAnsiTheme="majorHAnsi" w:cstheme="majorBidi"/>
      <w:color w:val="2E74B5" w:themeColor="accent1" w:themeShade="BF"/>
      <w:sz w:val="26"/>
      <w:szCs w:val="26"/>
    </w:rPr>
  </w:style>
  <w:style w:type="character" w:customStyle="1" w:styleId="Titre1Car">
    <w:name w:val="Titre 1 Car"/>
    <w:basedOn w:val="Policepardfaut"/>
    <w:link w:val="Titre1"/>
    <w:uiPriority w:val="9"/>
    <w:rsid w:val="00EF6C4B"/>
    <w:rPr>
      <w:rFonts w:asciiTheme="majorHAnsi" w:eastAsiaTheme="majorEastAsia" w:hAnsiTheme="majorHAnsi" w:cstheme="majorBidi"/>
      <w:color w:val="2E74B5" w:themeColor="accent1" w:themeShade="BF"/>
      <w:sz w:val="32"/>
      <w:szCs w:val="32"/>
    </w:rPr>
  </w:style>
  <w:style w:type="character" w:styleId="Marquedecommentaire">
    <w:name w:val="annotation reference"/>
    <w:basedOn w:val="Policepardfaut"/>
    <w:uiPriority w:val="99"/>
    <w:semiHidden/>
    <w:unhideWhenUsed/>
    <w:rsid w:val="00D911F4"/>
    <w:rPr>
      <w:sz w:val="16"/>
      <w:szCs w:val="16"/>
    </w:rPr>
  </w:style>
  <w:style w:type="paragraph" w:styleId="Commentaire">
    <w:name w:val="annotation text"/>
    <w:basedOn w:val="Normal"/>
    <w:link w:val="CommentaireCar"/>
    <w:uiPriority w:val="99"/>
    <w:semiHidden/>
    <w:unhideWhenUsed/>
    <w:rsid w:val="00D911F4"/>
    <w:pPr>
      <w:spacing w:line="240" w:lineRule="auto"/>
    </w:pPr>
    <w:rPr>
      <w:sz w:val="20"/>
      <w:szCs w:val="20"/>
    </w:rPr>
  </w:style>
  <w:style w:type="character" w:customStyle="1" w:styleId="CommentaireCar">
    <w:name w:val="Commentaire Car"/>
    <w:basedOn w:val="Policepardfaut"/>
    <w:link w:val="Commentaire"/>
    <w:uiPriority w:val="99"/>
    <w:semiHidden/>
    <w:rsid w:val="00D911F4"/>
    <w:rPr>
      <w:sz w:val="20"/>
      <w:szCs w:val="20"/>
    </w:rPr>
  </w:style>
  <w:style w:type="paragraph" w:styleId="Objetducommentaire">
    <w:name w:val="annotation subject"/>
    <w:basedOn w:val="Commentaire"/>
    <w:next w:val="Commentaire"/>
    <w:link w:val="ObjetducommentaireCar"/>
    <w:uiPriority w:val="99"/>
    <w:semiHidden/>
    <w:unhideWhenUsed/>
    <w:rsid w:val="00D911F4"/>
    <w:rPr>
      <w:b/>
      <w:bCs/>
    </w:rPr>
  </w:style>
  <w:style w:type="character" w:customStyle="1" w:styleId="ObjetducommentaireCar">
    <w:name w:val="Objet du commentaire Car"/>
    <w:basedOn w:val="CommentaireCar"/>
    <w:link w:val="Objetducommentaire"/>
    <w:uiPriority w:val="99"/>
    <w:semiHidden/>
    <w:rsid w:val="00D911F4"/>
    <w:rPr>
      <w:b/>
      <w:bCs/>
      <w:sz w:val="20"/>
      <w:szCs w:val="20"/>
    </w:rPr>
  </w:style>
  <w:style w:type="paragraph" w:styleId="Textedebulles">
    <w:name w:val="Balloon Text"/>
    <w:basedOn w:val="Normal"/>
    <w:link w:val="TextedebullesCar"/>
    <w:uiPriority w:val="99"/>
    <w:semiHidden/>
    <w:unhideWhenUsed/>
    <w:rsid w:val="00D911F4"/>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911F4"/>
    <w:rPr>
      <w:rFonts w:ascii="Segoe UI" w:hAnsi="Segoe UI" w:cs="Segoe UI"/>
      <w:sz w:val="18"/>
      <w:szCs w:val="18"/>
    </w:rPr>
  </w:style>
  <w:style w:type="character" w:styleId="Emphaseintense">
    <w:name w:val="Intense Emphasis"/>
    <w:basedOn w:val="Policepardfaut"/>
    <w:uiPriority w:val="21"/>
    <w:qFormat/>
    <w:rsid w:val="00DC61D0"/>
    <w:rPr>
      <w:i/>
      <w:iCs/>
      <w:color w:val="5B9BD5" w:themeColor="accent1"/>
    </w:rPr>
  </w:style>
  <w:style w:type="character" w:styleId="lev">
    <w:name w:val="Strong"/>
    <w:basedOn w:val="Policepardfaut"/>
    <w:uiPriority w:val="22"/>
    <w:qFormat/>
    <w:rsid w:val="00C2636B"/>
    <w:rPr>
      <w:b/>
      <w:bCs/>
    </w:rPr>
  </w:style>
  <w:style w:type="paragraph" w:styleId="NormalWeb">
    <w:name w:val="Normal (Web)"/>
    <w:basedOn w:val="Normal"/>
    <w:uiPriority w:val="99"/>
    <w:semiHidden/>
    <w:unhideWhenUsed/>
    <w:rsid w:val="00C2636B"/>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742195">
      <w:bodyDiv w:val="1"/>
      <w:marLeft w:val="0"/>
      <w:marRight w:val="0"/>
      <w:marTop w:val="0"/>
      <w:marBottom w:val="0"/>
      <w:divBdr>
        <w:top w:val="none" w:sz="0" w:space="0" w:color="auto"/>
        <w:left w:val="none" w:sz="0" w:space="0" w:color="auto"/>
        <w:bottom w:val="none" w:sz="0" w:space="0" w:color="auto"/>
        <w:right w:val="none" w:sz="0" w:space="0" w:color="auto"/>
      </w:divBdr>
      <w:divsChild>
        <w:div w:id="286282464">
          <w:marLeft w:val="994"/>
          <w:marRight w:val="0"/>
          <w:marTop w:val="0"/>
          <w:marBottom w:val="0"/>
          <w:divBdr>
            <w:top w:val="none" w:sz="0" w:space="0" w:color="auto"/>
            <w:left w:val="none" w:sz="0" w:space="0" w:color="auto"/>
            <w:bottom w:val="none" w:sz="0" w:space="0" w:color="auto"/>
            <w:right w:val="none" w:sz="0" w:space="0" w:color="auto"/>
          </w:divBdr>
        </w:div>
        <w:div w:id="1245914338">
          <w:marLeft w:val="994"/>
          <w:marRight w:val="0"/>
          <w:marTop w:val="0"/>
          <w:marBottom w:val="0"/>
          <w:divBdr>
            <w:top w:val="none" w:sz="0" w:space="0" w:color="auto"/>
            <w:left w:val="none" w:sz="0" w:space="0" w:color="auto"/>
            <w:bottom w:val="none" w:sz="0" w:space="0" w:color="auto"/>
            <w:right w:val="none" w:sz="0" w:space="0" w:color="auto"/>
          </w:divBdr>
        </w:div>
        <w:div w:id="928849545">
          <w:marLeft w:val="994"/>
          <w:marRight w:val="0"/>
          <w:marTop w:val="0"/>
          <w:marBottom w:val="0"/>
          <w:divBdr>
            <w:top w:val="none" w:sz="0" w:space="0" w:color="auto"/>
            <w:left w:val="none" w:sz="0" w:space="0" w:color="auto"/>
            <w:bottom w:val="none" w:sz="0" w:space="0" w:color="auto"/>
            <w:right w:val="none" w:sz="0" w:space="0" w:color="auto"/>
          </w:divBdr>
        </w:div>
        <w:div w:id="1223903675">
          <w:marLeft w:val="994"/>
          <w:marRight w:val="0"/>
          <w:marTop w:val="0"/>
          <w:marBottom w:val="0"/>
          <w:divBdr>
            <w:top w:val="none" w:sz="0" w:space="0" w:color="auto"/>
            <w:left w:val="none" w:sz="0" w:space="0" w:color="auto"/>
            <w:bottom w:val="none" w:sz="0" w:space="0" w:color="auto"/>
            <w:right w:val="none" w:sz="0" w:space="0" w:color="auto"/>
          </w:divBdr>
        </w:div>
        <w:div w:id="698941927">
          <w:marLeft w:val="994"/>
          <w:marRight w:val="0"/>
          <w:marTop w:val="0"/>
          <w:marBottom w:val="0"/>
          <w:divBdr>
            <w:top w:val="none" w:sz="0" w:space="0" w:color="auto"/>
            <w:left w:val="none" w:sz="0" w:space="0" w:color="auto"/>
            <w:bottom w:val="none" w:sz="0" w:space="0" w:color="auto"/>
            <w:right w:val="none" w:sz="0" w:space="0" w:color="auto"/>
          </w:divBdr>
        </w:div>
        <w:div w:id="529492524">
          <w:marLeft w:val="994"/>
          <w:marRight w:val="0"/>
          <w:marTop w:val="0"/>
          <w:marBottom w:val="0"/>
          <w:divBdr>
            <w:top w:val="none" w:sz="0" w:space="0" w:color="auto"/>
            <w:left w:val="none" w:sz="0" w:space="0" w:color="auto"/>
            <w:bottom w:val="none" w:sz="0" w:space="0" w:color="auto"/>
            <w:right w:val="none" w:sz="0" w:space="0" w:color="auto"/>
          </w:divBdr>
        </w:div>
        <w:div w:id="219833038">
          <w:marLeft w:val="994"/>
          <w:marRight w:val="0"/>
          <w:marTop w:val="0"/>
          <w:marBottom w:val="0"/>
          <w:divBdr>
            <w:top w:val="none" w:sz="0" w:space="0" w:color="auto"/>
            <w:left w:val="none" w:sz="0" w:space="0" w:color="auto"/>
            <w:bottom w:val="none" w:sz="0" w:space="0" w:color="auto"/>
            <w:right w:val="none" w:sz="0" w:space="0" w:color="auto"/>
          </w:divBdr>
        </w:div>
        <w:div w:id="439451284">
          <w:marLeft w:val="994"/>
          <w:marRight w:val="0"/>
          <w:marTop w:val="0"/>
          <w:marBottom w:val="0"/>
          <w:divBdr>
            <w:top w:val="none" w:sz="0" w:space="0" w:color="auto"/>
            <w:left w:val="none" w:sz="0" w:space="0" w:color="auto"/>
            <w:bottom w:val="none" w:sz="0" w:space="0" w:color="auto"/>
            <w:right w:val="none" w:sz="0" w:space="0" w:color="auto"/>
          </w:divBdr>
        </w:div>
      </w:divsChild>
    </w:div>
    <w:div w:id="396171168">
      <w:bodyDiv w:val="1"/>
      <w:marLeft w:val="0"/>
      <w:marRight w:val="0"/>
      <w:marTop w:val="0"/>
      <w:marBottom w:val="0"/>
      <w:divBdr>
        <w:top w:val="none" w:sz="0" w:space="0" w:color="auto"/>
        <w:left w:val="none" w:sz="0" w:space="0" w:color="auto"/>
        <w:bottom w:val="none" w:sz="0" w:space="0" w:color="auto"/>
        <w:right w:val="none" w:sz="0" w:space="0" w:color="auto"/>
      </w:divBdr>
    </w:div>
    <w:div w:id="1102843214">
      <w:bodyDiv w:val="1"/>
      <w:marLeft w:val="0"/>
      <w:marRight w:val="0"/>
      <w:marTop w:val="0"/>
      <w:marBottom w:val="0"/>
      <w:divBdr>
        <w:top w:val="none" w:sz="0" w:space="0" w:color="auto"/>
        <w:left w:val="none" w:sz="0" w:space="0" w:color="auto"/>
        <w:bottom w:val="none" w:sz="0" w:space="0" w:color="auto"/>
        <w:right w:val="none" w:sz="0" w:space="0" w:color="auto"/>
      </w:divBdr>
    </w:div>
    <w:div w:id="1103109181">
      <w:bodyDiv w:val="1"/>
      <w:marLeft w:val="0"/>
      <w:marRight w:val="0"/>
      <w:marTop w:val="0"/>
      <w:marBottom w:val="0"/>
      <w:divBdr>
        <w:top w:val="none" w:sz="0" w:space="0" w:color="auto"/>
        <w:left w:val="none" w:sz="0" w:space="0" w:color="auto"/>
        <w:bottom w:val="none" w:sz="0" w:space="0" w:color="auto"/>
        <w:right w:val="none" w:sz="0" w:space="0" w:color="auto"/>
      </w:divBdr>
    </w:div>
    <w:div w:id="1285963079">
      <w:bodyDiv w:val="1"/>
      <w:marLeft w:val="0"/>
      <w:marRight w:val="0"/>
      <w:marTop w:val="0"/>
      <w:marBottom w:val="0"/>
      <w:divBdr>
        <w:top w:val="none" w:sz="0" w:space="0" w:color="auto"/>
        <w:left w:val="none" w:sz="0" w:space="0" w:color="auto"/>
        <w:bottom w:val="none" w:sz="0" w:space="0" w:color="auto"/>
        <w:right w:val="none" w:sz="0" w:space="0" w:color="auto"/>
      </w:divBdr>
      <w:divsChild>
        <w:div w:id="1044330439">
          <w:marLeft w:val="994"/>
          <w:marRight w:val="0"/>
          <w:marTop w:val="0"/>
          <w:marBottom w:val="0"/>
          <w:divBdr>
            <w:top w:val="none" w:sz="0" w:space="0" w:color="auto"/>
            <w:left w:val="none" w:sz="0" w:space="0" w:color="auto"/>
            <w:bottom w:val="none" w:sz="0" w:space="0" w:color="auto"/>
            <w:right w:val="none" w:sz="0" w:space="0" w:color="auto"/>
          </w:divBdr>
        </w:div>
        <w:div w:id="368921047">
          <w:marLeft w:val="994"/>
          <w:marRight w:val="0"/>
          <w:marTop w:val="0"/>
          <w:marBottom w:val="0"/>
          <w:divBdr>
            <w:top w:val="none" w:sz="0" w:space="0" w:color="auto"/>
            <w:left w:val="none" w:sz="0" w:space="0" w:color="auto"/>
            <w:bottom w:val="none" w:sz="0" w:space="0" w:color="auto"/>
            <w:right w:val="none" w:sz="0" w:space="0" w:color="auto"/>
          </w:divBdr>
        </w:div>
      </w:divsChild>
    </w:div>
    <w:div w:id="1321036765">
      <w:bodyDiv w:val="1"/>
      <w:marLeft w:val="0"/>
      <w:marRight w:val="0"/>
      <w:marTop w:val="0"/>
      <w:marBottom w:val="0"/>
      <w:divBdr>
        <w:top w:val="none" w:sz="0" w:space="0" w:color="auto"/>
        <w:left w:val="none" w:sz="0" w:space="0" w:color="auto"/>
        <w:bottom w:val="none" w:sz="0" w:space="0" w:color="auto"/>
        <w:right w:val="none" w:sz="0" w:space="0" w:color="auto"/>
      </w:divBdr>
      <w:divsChild>
        <w:div w:id="1803108318">
          <w:marLeft w:val="1267"/>
          <w:marRight w:val="0"/>
          <w:marTop w:val="0"/>
          <w:marBottom w:val="0"/>
          <w:divBdr>
            <w:top w:val="none" w:sz="0" w:space="0" w:color="auto"/>
            <w:left w:val="none" w:sz="0" w:space="0" w:color="auto"/>
            <w:bottom w:val="none" w:sz="0" w:space="0" w:color="auto"/>
            <w:right w:val="none" w:sz="0" w:space="0" w:color="auto"/>
          </w:divBdr>
        </w:div>
        <w:div w:id="483011228">
          <w:marLeft w:val="1267"/>
          <w:marRight w:val="0"/>
          <w:marTop w:val="0"/>
          <w:marBottom w:val="0"/>
          <w:divBdr>
            <w:top w:val="none" w:sz="0" w:space="0" w:color="auto"/>
            <w:left w:val="none" w:sz="0" w:space="0" w:color="auto"/>
            <w:bottom w:val="none" w:sz="0" w:space="0" w:color="auto"/>
            <w:right w:val="none" w:sz="0" w:space="0" w:color="auto"/>
          </w:divBdr>
        </w:div>
        <w:div w:id="1409495841">
          <w:marLeft w:val="1267"/>
          <w:marRight w:val="0"/>
          <w:marTop w:val="0"/>
          <w:marBottom w:val="0"/>
          <w:divBdr>
            <w:top w:val="none" w:sz="0" w:space="0" w:color="auto"/>
            <w:left w:val="none" w:sz="0" w:space="0" w:color="auto"/>
            <w:bottom w:val="none" w:sz="0" w:space="0" w:color="auto"/>
            <w:right w:val="none" w:sz="0" w:space="0" w:color="auto"/>
          </w:divBdr>
        </w:div>
        <w:div w:id="1275747252">
          <w:marLeft w:val="1267"/>
          <w:marRight w:val="0"/>
          <w:marTop w:val="0"/>
          <w:marBottom w:val="0"/>
          <w:divBdr>
            <w:top w:val="none" w:sz="0" w:space="0" w:color="auto"/>
            <w:left w:val="none" w:sz="0" w:space="0" w:color="auto"/>
            <w:bottom w:val="none" w:sz="0" w:space="0" w:color="auto"/>
            <w:right w:val="none" w:sz="0" w:space="0" w:color="auto"/>
          </w:divBdr>
        </w:div>
        <w:div w:id="615138584">
          <w:marLeft w:val="1267"/>
          <w:marRight w:val="0"/>
          <w:marTop w:val="0"/>
          <w:marBottom w:val="0"/>
          <w:divBdr>
            <w:top w:val="none" w:sz="0" w:space="0" w:color="auto"/>
            <w:left w:val="none" w:sz="0" w:space="0" w:color="auto"/>
            <w:bottom w:val="none" w:sz="0" w:space="0" w:color="auto"/>
            <w:right w:val="none" w:sz="0" w:space="0" w:color="auto"/>
          </w:divBdr>
        </w:div>
        <w:div w:id="981035314">
          <w:marLeft w:val="1267"/>
          <w:marRight w:val="0"/>
          <w:marTop w:val="0"/>
          <w:marBottom w:val="0"/>
          <w:divBdr>
            <w:top w:val="none" w:sz="0" w:space="0" w:color="auto"/>
            <w:left w:val="none" w:sz="0" w:space="0" w:color="auto"/>
            <w:bottom w:val="none" w:sz="0" w:space="0" w:color="auto"/>
            <w:right w:val="none" w:sz="0" w:space="0" w:color="auto"/>
          </w:divBdr>
        </w:div>
      </w:divsChild>
    </w:div>
    <w:div w:id="1348554432">
      <w:bodyDiv w:val="1"/>
      <w:marLeft w:val="0"/>
      <w:marRight w:val="0"/>
      <w:marTop w:val="0"/>
      <w:marBottom w:val="0"/>
      <w:divBdr>
        <w:top w:val="none" w:sz="0" w:space="0" w:color="auto"/>
        <w:left w:val="none" w:sz="0" w:space="0" w:color="auto"/>
        <w:bottom w:val="none" w:sz="0" w:space="0" w:color="auto"/>
        <w:right w:val="none" w:sz="0" w:space="0" w:color="auto"/>
      </w:divBdr>
      <w:divsChild>
        <w:div w:id="1607882373">
          <w:marLeft w:val="99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FC9F7-B998-4C58-B15F-309201293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1831</Words>
  <Characters>10076</Characters>
  <Application>Microsoft Office Word</Application>
  <DocSecurity>4</DocSecurity>
  <Lines>83</Lines>
  <Paragraphs>23</Paragraphs>
  <ScaleCrop>false</ScaleCrop>
  <HeadingPairs>
    <vt:vector size="2" baseType="variant">
      <vt:variant>
        <vt:lpstr>Titre</vt:lpstr>
      </vt:variant>
      <vt:variant>
        <vt:i4>1</vt:i4>
      </vt:variant>
    </vt:vector>
  </HeadingPairs>
  <TitlesOfParts>
    <vt:vector size="1" baseType="lpstr">
      <vt:lpstr/>
    </vt:vector>
  </TitlesOfParts>
  <Company>ANSP</Company>
  <LinksUpToDate>false</LinksUpToDate>
  <CharactersWithSpaces>11884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OPATOWSKI Marion</dc:creator>
  <cp:keywords/>
  <dc:description/>
  <cp:lastModifiedBy>CATHERINE, Solenn</cp:lastModifiedBy>
  <cp:revision>2</cp:revision>
  <dcterms:created xsi:type="dcterms:W3CDTF">2025-05-07T12:51:00Z</dcterms:created>
  <dcterms:modified xsi:type="dcterms:W3CDTF">2025-05-07T12:51:00Z</dcterms:modified>
</cp:coreProperties>
</file>